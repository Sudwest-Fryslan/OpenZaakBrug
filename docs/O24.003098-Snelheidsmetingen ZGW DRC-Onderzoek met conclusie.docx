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5673C" w14:textId="77777777" w:rsidR="001176FC" w:rsidRPr="003A2D1B" w:rsidRDefault="0051704B" w:rsidP="001176FC">
      <w:pPr>
        <w:keepNext/>
        <w:spacing w:before="240" w:after="60"/>
        <w:outlineLvl w:val="0"/>
        <w:rPr>
          <w:rFonts w:cs="Arial"/>
          <w:b/>
          <w:bCs/>
          <w:kern w:val="32"/>
          <w:szCs w:val="20"/>
        </w:rPr>
      </w:pPr>
      <w:r w:rsidRPr="003A2D1B">
        <w:rPr>
          <w:rFonts w:cs="Arial"/>
          <w:b/>
          <w:bCs/>
          <w:kern w:val="32"/>
          <w:sz w:val="32"/>
          <w:szCs w:val="32"/>
        </w:rPr>
        <w:t>MEMO</w:t>
      </w:r>
    </w:p>
    <w:p w14:paraId="41662A36" w14:textId="77777777" w:rsidR="001176FC" w:rsidRPr="003A2D1B" w:rsidRDefault="001176FC" w:rsidP="001176FC"/>
    <w:p w14:paraId="076E230D" w14:textId="77777777" w:rsidR="001176FC" w:rsidRPr="003A2D1B" w:rsidRDefault="330992FF" w:rsidP="001176FC">
      <w:pPr>
        <w:tabs>
          <w:tab w:val="left" w:pos="851"/>
          <w:tab w:val="left" w:pos="1134"/>
        </w:tabs>
      </w:pPr>
      <w:r w:rsidRPr="003A2D1B">
        <w:t>Van</w:t>
      </w:r>
      <w:r w:rsidR="0051704B" w:rsidRPr="003A2D1B">
        <w:tab/>
      </w:r>
      <w:r w:rsidRPr="003A2D1B">
        <w:t>:</w:t>
      </w:r>
      <w:r w:rsidR="0051704B" w:rsidRPr="003A2D1B">
        <w:tab/>
      </w:r>
      <w:fldSimple w:instr="ref  mitSV AUTEUR Voorletters \* MERGEFORMAT " w:fldLock="1"/>
      <w:fldSimple w:instr="ref  mitSV AUTEUR TussenVoegsel \* MERGEFORMAT " w:fldLock="1"/>
      <w:r w:rsidR="0051704B" w:rsidRPr="003A2D1B">
        <w:fldChar w:fldCharType="begin"/>
      </w:r>
      <w:r w:rsidR="0051704B" w:rsidRPr="003A2D1B">
        <w:instrText xml:space="preserve"> IF </w:instrText>
      </w:r>
      <w:fldSimple w:instr="ref  mitSV AUTEUR TussenVoegsel \* MERGEFORMAT " w:fldLock="1"/>
      <w:r w:rsidR="0051704B" w:rsidRPr="003A2D1B">
        <w:instrText xml:space="preserve">="" "" " " \* MERGEFORMAT </w:instrText>
      </w:r>
      <w:r w:rsidR="00B01911">
        <w:fldChar w:fldCharType="separate"/>
      </w:r>
      <w:r w:rsidR="0051704B" w:rsidRPr="003A2D1B">
        <w:fldChar w:fldCharType="end"/>
      </w:r>
      <w:r w:rsidRPr="003A2D1B">
        <w:t>Eduard Witteveen</w:t>
      </w:r>
      <w:r w:rsidR="757909B4" w:rsidRPr="003A2D1B">
        <w:t xml:space="preserve"> en Andr</w:t>
      </w:r>
      <w:r w:rsidR="0441C956" w:rsidRPr="003A2D1B">
        <w:t>e</w:t>
      </w:r>
      <w:r w:rsidR="757909B4" w:rsidRPr="003A2D1B">
        <w:t xml:space="preserve"> Wolters</w:t>
      </w:r>
    </w:p>
    <w:p w14:paraId="27435D80" w14:textId="77777777" w:rsidR="001176FC" w:rsidRPr="003A2D1B" w:rsidRDefault="0051704B" w:rsidP="001176FC">
      <w:pPr>
        <w:tabs>
          <w:tab w:val="left" w:pos="851"/>
          <w:tab w:val="left" w:pos="1134"/>
        </w:tabs>
      </w:pPr>
      <w:r w:rsidRPr="003A2D1B">
        <w:t>Datum</w:t>
      </w:r>
      <w:r w:rsidRPr="003A2D1B">
        <w:tab/>
        <w:t>:</w:t>
      </w:r>
      <w:r w:rsidRPr="003A2D1B">
        <w:tab/>
        <w:t>28 november 2024</w:t>
      </w:r>
    </w:p>
    <w:p w14:paraId="5E66BEAE" w14:textId="77777777" w:rsidR="001176FC" w:rsidRPr="003A2D1B" w:rsidRDefault="0051704B" w:rsidP="001176FC">
      <w:pPr>
        <w:tabs>
          <w:tab w:val="left" w:pos="851"/>
          <w:tab w:val="left" w:pos="1134"/>
        </w:tabs>
      </w:pPr>
      <w:r w:rsidRPr="003A2D1B">
        <w:t>Voor</w:t>
      </w:r>
      <w:r w:rsidRPr="003A2D1B">
        <w:tab/>
        <w:t>:</w:t>
      </w:r>
      <w:r w:rsidRPr="003A2D1B">
        <w:tab/>
        <w:t>Project</w:t>
      </w:r>
      <w:r w:rsidR="00E81E99" w:rsidRPr="003A2D1B">
        <w:t>team</w:t>
      </w:r>
      <w:r w:rsidRPr="003A2D1B">
        <w:t xml:space="preserve"> Zaaksgewijswerken</w:t>
      </w:r>
    </w:p>
    <w:p w14:paraId="26AE087B" w14:textId="77777777" w:rsidR="001176FC" w:rsidRPr="003A2D1B" w:rsidRDefault="0051704B" w:rsidP="001176FC">
      <w:pPr>
        <w:tabs>
          <w:tab w:val="left" w:pos="851"/>
          <w:tab w:val="left" w:pos="1134"/>
        </w:tabs>
      </w:pPr>
      <w:r w:rsidRPr="003A2D1B">
        <w:t>Betreft</w:t>
      </w:r>
      <w:r w:rsidRPr="003A2D1B">
        <w:tab/>
        <w:t>:</w:t>
      </w:r>
      <w:r w:rsidRPr="003A2D1B">
        <w:tab/>
        <w:t>Snelheid van documenten opslag</w:t>
      </w:r>
    </w:p>
    <w:p w14:paraId="7D882667" w14:textId="77777777" w:rsidR="00F70D1C" w:rsidRPr="003A2D1B" w:rsidRDefault="0051704B" w:rsidP="00F70D1C">
      <w:pPr>
        <w:tabs>
          <w:tab w:val="left" w:pos="851"/>
          <w:tab w:val="left" w:pos="1134"/>
        </w:tabs>
        <w:rPr>
          <w:bCs/>
        </w:rPr>
      </w:pPr>
      <w:r w:rsidRPr="003A2D1B">
        <w:rPr>
          <w:bCs/>
        </w:rPr>
        <w:t>Corsa</w:t>
      </w:r>
      <w:r w:rsidRPr="003A2D1B">
        <w:rPr>
          <w:bCs/>
        </w:rPr>
        <w:tab/>
        <w:t>:</w:t>
      </w:r>
      <w:r w:rsidRPr="003A2D1B">
        <w:rPr>
          <w:bCs/>
        </w:rPr>
        <w:tab/>
        <w:t>O24.003098</w:t>
      </w:r>
    </w:p>
    <w:p w14:paraId="6B3647CF" w14:textId="77777777" w:rsidR="001176FC" w:rsidRPr="00F15D9F" w:rsidRDefault="0051704B" w:rsidP="00F70D1C">
      <w:pPr>
        <w:tabs>
          <w:tab w:val="left" w:pos="851"/>
          <w:tab w:val="left" w:pos="1134"/>
        </w:tabs>
        <w:rPr>
          <w:rFonts w:ascii="Z: 3of 9 BarCode" w:hAnsi="Z: 3of 9 BarCode"/>
        </w:rPr>
      </w:pPr>
      <w:r w:rsidRPr="00F15D9F">
        <w:rPr>
          <w:rFonts w:ascii="Z: 3of 9 BarCode" w:hAnsi="Z: 3of 9 BarCode"/>
          <w:sz w:val="28"/>
          <w:szCs w:val="28"/>
        </w:rPr>
        <w:t>*</w:t>
      </w:r>
      <w:r w:rsidRPr="00F15D9F">
        <w:rPr>
          <w:rFonts w:ascii="Z: 3of 9 BarCode" w:eastAsia="Z: 3of 9 BarCode" w:hAnsi="Z: 3of 9 BarCode" w:cs="Z: 3of 9 BarCode"/>
          <w:sz w:val="28"/>
          <w:szCs w:val="28"/>
        </w:rPr>
        <w:t>O24.003098</w:t>
      </w:r>
      <w:r w:rsidRPr="00F15D9F">
        <w:rPr>
          <w:rFonts w:ascii="Z: 3of 9 BarCode" w:hAnsi="Z: 3of 9 BarCode"/>
          <w:sz w:val="28"/>
          <w:szCs w:val="28"/>
        </w:rPr>
        <w:t>*</w:t>
      </w:r>
    </w:p>
    <w:p w14:paraId="1C6DBCEC" w14:textId="77777777" w:rsidR="00F15D9F" w:rsidRPr="003A2D1B" w:rsidRDefault="00F15D9F" w:rsidP="001176FC">
      <w:pPr>
        <w:rPr>
          <w:rFonts w:cs="Arial"/>
          <w:szCs w:val="20"/>
        </w:rPr>
      </w:pPr>
    </w:p>
    <w:p w14:paraId="38F572CA" w14:textId="77777777" w:rsidR="001176FC" w:rsidRPr="003A2D1B" w:rsidRDefault="0051704B" w:rsidP="001176FC">
      <w:pPr>
        <w:rPr>
          <w:rFonts w:cs="Arial"/>
          <w:szCs w:val="20"/>
        </w:rPr>
      </w:pPr>
      <w:r w:rsidRPr="003A2D1B">
        <w:rPr>
          <w:rFonts w:cs="Arial"/>
          <w:szCs w:val="20"/>
        </w:rPr>
        <w:t xml:space="preserve">Geacht(e) </w:t>
      </w:r>
      <w:r w:rsidR="00E81E99" w:rsidRPr="003A2D1B">
        <w:t>Projectteam</w:t>
      </w:r>
      <w:r w:rsidR="00E81E99" w:rsidRPr="003A2D1B">
        <w:rPr>
          <w:rFonts w:cs="Arial"/>
          <w:bCs/>
          <w:szCs w:val="20"/>
        </w:rPr>
        <w:t xml:space="preserve"> </w:t>
      </w:r>
      <w:r w:rsidRPr="003A2D1B">
        <w:rPr>
          <w:rFonts w:cs="Arial"/>
          <w:bCs/>
          <w:szCs w:val="20"/>
        </w:rPr>
        <w:t>Zaaksgewijswerken</w:t>
      </w:r>
      <w:r w:rsidRPr="003A2D1B">
        <w:rPr>
          <w:rFonts w:cs="Arial"/>
          <w:szCs w:val="20"/>
        </w:rPr>
        <w:t>,</w:t>
      </w:r>
    </w:p>
    <w:p w14:paraId="3B418D0B" w14:textId="77777777" w:rsidR="00816506" w:rsidRPr="003A2D1B" w:rsidRDefault="00816506" w:rsidP="001176FC">
      <w:pPr>
        <w:rPr>
          <w:rFonts w:cs="Arial"/>
          <w:szCs w:val="20"/>
        </w:rPr>
      </w:pPr>
    </w:p>
    <w:p w14:paraId="5CCCBAC8" w14:textId="77777777" w:rsidR="00816506" w:rsidRPr="003A2D1B" w:rsidRDefault="00816506" w:rsidP="00816506">
      <w:pPr>
        <w:rPr>
          <w:rFonts w:eastAsiaTheme="minorHAnsi"/>
        </w:rPr>
      </w:pPr>
      <w:r w:rsidRPr="003A2D1B">
        <w:rPr>
          <w:rFonts w:eastAsiaTheme="minorHAnsi"/>
        </w:rPr>
        <w:t>Dit onderzoek is gestart om te kijken hoe goed verschillende Document Registratie Componenten (DRC's) werken binnen OpenZaak. Er zijn een paar belangrijke redenen voor dit onderzoek:</w:t>
      </w:r>
    </w:p>
    <w:p w14:paraId="3526780D" w14:textId="77777777" w:rsidR="00816506" w:rsidRPr="003A2D1B" w:rsidRDefault="00816506" w:rsidP="00816506">
      <w:pPr>
        <w:pStyle w:val="Lijstalinea"/>
        <w:numPr>
          <w:ilvl w:val="0"/>
          <w:numId w:val="21"/>
        </w:numPr>
        <w:rPr>
          <w:rFonts w:ascii="Trebuchet MS" w:eastAsiaTheme="minorHAnsi" w:hAnsi="Trebuchet MS"/>
        </w:rPr>
      </w:pPr>
      <w:r w:rsidRPr="003A2D1B">
        <w:rPr>
          <w:rFonts w:ascii="Trebuchet MS" w:eastAsiaTheme="minorHAnsi" w:hAnsi="Trebuchet MS"/>
          <w:b/>
          <w:bCs/>
        </w:rPr>
        <w:t>Einde van de CMIS-adapter</w:t>
      </w:r>
      <w:r w:rsidRPr="003A2D1B">
        <w:rPr>
          <w:rFonts w:ascii="Trebuchet MS" w:eastAsiaTheme="minorHAnsi" w:hAnsi="Trebuchet MS"/>
        </w:rPr>
        <w:t>: De CMIS-adapter, die documenten opslaat via een speciaal protocol, wordt niet meer ondersteund in nieuwe versies van OpenZaak. Gemeenten moeten daarom op zoek naar betere alternatieven.</w:t>
      </w:r>
    </w:p>
    <w:p w14:paraId="1FD86C0F" w14:textId="77777777" w:rsidR="00816506" w:rsidRPr="003A2D1B" w:rsidRDefault="00816506" w:rsidP="00816506">
      <w:pPr>
        <w:pStyle w:val="Lijstalinea"/>
        <w:numPr>
          <w:ilvl w:val="0"/>
          <w:numId w:val="21"/>
        </w:numPr>
        <w:rPr>
          <w:rFonts w:ascii="Trebuchet MS" w:eastAsiaTheme="minorHAnsi" w:hAnsi="Trebuchet MS"/>
        </w:rPr>
      </w:pPr>
      <w:r w:rsidRPr="003A2D1B">
        <w:rPr>
          <w:rFonts w:ascii="Trebuchet MS" w:eastAsiaTheme="minorHAnsi" w:hAnsi="Trebuchet MS"/>
          <w:b/>
          <w:bCs/>
        </w:rPr>
        <w:t>Corsa gaat naar de cloud</w:t>
      </w:r>
      <w:r w:rsidRPr="003A2D1B">
        <w:rPr>
          <w:rFonts w:ascii="Trebuchet MS" w:eastAsiaTheme="minorHAnsi" w:hAnsi="Trebuchet MS"/>
        </w:rPr>
        <w:t>: Het documentmanagementsysteem Corsa wordt in de toekomst als een online dienst (SaaS) aangeboden. Dit maakt de huidige oplossing, die bedoeld is voor lokale servers, niet langer bruikbaar.</w:t>
      </w:r>
    </w:p>
    <w:p w14:paraId="4CB62D0D" w14:textId="77777777" w:rsidR="00816506" w:rsidRPr="003A2D1B" w:rsidRDefault="00816506" w:rsidP="00816506">
      <w:pPr>
        <w:pStyle w:val="Lijstalinea"/>
        <w:numPr>
          <w:ilvl w:val="0"/>
          <w:numId w:val="21"/>
        </w:numPr>
        <w:rPr>
          <w:rFonts w:ascii="Trebuchet MS" w:eastAsiaTheme="minorHAnsi" w:hAnsi="Trebuchet MS"/>
        </w:rPr>
      </w:pPr>
      <w:r w:rsidRPr="003A2D1B">
        <w:rPr>
          <w:rFonts w:ascii="Trebuchet MS" w:eastAsiaTheme="minorHAnsi" w:hAnsi="Trebuchet MS"/>
          <w:b/>
          <w:bCs/>
        </w:rPr>
        <w:t>Prestatieproblemen</w:t>
      </w:r>
      <w:r w:rsidRPr="003A2D1B">
        <w:rPr>
          <w:rFonts w:ascii="Trebuchet MS" w:eastAsiaTheme="minorHAnsi" w:hAnsi="Trebuchet MS"/>
        </w:rPr>
        <w:t>: De huidige opzet, vooral met de Corsa-CMIS-oplossing, is soms traag. Dit kan gebruikers frustreren en processen vertragen.</w:t>
      </w:r>
    </w:p>
    <w:p w14:paraId="03EB2F02" w14:textId="77777777" w:rsidR="00816506" w:rsidRPr="003A2D1B" w:rsidRDefault="00816506" w:rsidP="00816506">
      <w:pPr>
        <w:pStyle w:val="Lijstalinea"/>
        <w:numPr>
          <w:ilvl w:val="0"/>
          <w:numId w:val="21"/>
        </w:numPr>
        <w:rPr>
          <w:rFonts w:ascii="Trebuchet MS" w:eastAsiaTheme="minorHAnsi" w:hAnsi="Trebuchet MS"/>
        </w:rPr>
      </w:pPr>
      <w:r w:rsidRPr="003A2D1B">
        <w:rPr>
          <w:rFonts w:ascii="Trebuchet MS" w:eastAsiaTheme="minorHAnsi" w:hAnsi="Trebuchet MS"/>
          <w:b/>
          <w:bCs/>
        </w:rPr>
        <w:t>Voorbereiding op de toekomst</w:t>
      </w:r>
      <w:r w:rsidRPr="003A2D1B">
        <w:rPr>
          <w:rFonts w:ascii="Trebuchet MS" w:eastAsiaTheme="minorHAnsi" w:hAnsi="Trebuchet MS"/>
        </w:rPr>
        <w:t>: Gemeenten willen een oplossing die niet alleen nu goed werkt, maar ook klaar is voor veranderingen en groei in de toekomst.</w:t>
      </w:r>
    </w:p>
    <w:p w14:paraId="707706B0" w14:textId="77777777" w:rsidR="00816506" w:rsidRPr="003A2D1B" w:rsidRDefault="00816506" w:rsidP="00816506">
      <w:pPr>
        <w:rPr>
          <w:rFonts w:eastAsiaTheme="minorHAnsi"/>
        </w:rPr>
      </w:pPr>
      <w:r w:rsidRPr="003A2D1B">
        <w:rPr>
          <w:rFonts w:eastAsiaTheme="minorHAnsi"/>
        </w:rPr>
        <w:t>Door de DRC's te vergelijken, helpt dit onderzoek gemeenten om een keuze te maken voor een oplossing die snel, betrouwbaar en toekomstbestendig is.</w:t>
      </w:r>
    </w:p>
    <w:p w14:paraId="21487929" w14:textId="77777777" w:rsidR="00816506" w:rsidRPr="003A2D1B" w:rsidRDefault="00816506" w:rsidP="00816506">
      <w:pPr>
        <w:pStyle w:val="Kop2"/>
      </w:pPr>
      <w:r w:rsidRPr="003A2D1B">
        <w:t>Conclusie</w:t>
      </w:r>
    </w:p>
    <w:p w14:paraId="745CF109" w14:textId="77777777" w:rsidR="00B461DD" w:rsidRPr="003A2D1B" w:rsidRDefault="00B461DD" w:rsidP="00B461DD">
      <w:pPr>
        <w:jc w:val="center"/>
      </w:pPr>
      <w:r w:rsidRPr="003A2D1B">
        <w:rPr>
          <w:noProof/>
        </w:rPr>
        <w:drawing>
          <wp:inline distT="0" distB="0" distL="0" distR="0" wp14:anchorId="0DA6AB23" wp14:editId="11547AE0">
            <wp:extent cx="3219450" cy="2105901"/>
            <wp:effectExtent l="0" t="0" r="0" b="8890"/>
            <wp:docPr id="2111172562"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9450" cy="2105901"/>
                    </a:xfrm>
                    <a:prstGeom prst="rect">
                      <a:avLst/>
                    </a:prstGeom>
                    <a:noFill/>
                    <a:ln>
                      <a:noFill/>
                    </a:ln>
                  </pic:spPr>
                </pic:pic>
              </a:graphicData>
            </a:graphic>
          </wp:inline>
        </w:drawing>
      </w:r>
    </w:p>
    <w:p w14:paraId="2C97C9A0" w14:textId="77777777" w:rsidR="00816506" w:rsidRPr="003A2D1B" w:rsidRDefault="00816506" w:rsidP="00816506">
      <w:r w:rsidRPr="003A2D1B">
        <w:t>Uit dit onderzoek blijkt dat het belangrijk is om over te stappen op een nieuwe Document Registratie Component (DRC) voor OpenZaak. De huidige Corsa-CMIS-oplossing werkt nog, maar wordt niet meer ondersteund in de toekomst en presteert minder goed. Ook de Corsa-DRC heeft beperkingen, omdat het niet helemaal voldoet aan de nieuwste eisen.</w:t>
      </w:r>
    </w:p>
    <w:p w14:paraId="561ED391" w14:textId="77777777" w:rsidR="00816506" w:rsidRPr="003A2D1B" w:rsidRDefault="00816506" w:rsidP="00816506">
      <w:r w:rsidRPr="003A2D1B">
        <w:t>De OpenZaak-DRC is een betere keuze. Deze oplossing is sneller, eenvoudiger in gebruik en klaar voor de toekomst. Vooral de nieuwe mogelijkheden, zoals de expand-functionaliteit, zorgen voor betere prestaties bij veelgebruikte functies.</w:t>
      </w:r>
    </w:p>
    <w:p w14:paraId="77A756B6" w14:textId="77777777" w:rsidR="00816506" w:rsidRPr="003A2D1B" w:rsidRDefault="00816506" w:rsidP="00816506">
      <w:r w:rsidRPr="003A2D1B">
        <w:t>Om voorbereid te zijn op de toekomst en efficiënter te werken, is het verstandig om te kiezen voor een moderne en gestandaardiseerde oplossing zoals de OpenZaak-DRC.</w:t>
      </w:r>
    </w:p>
    <w:p w14:paraId="69B679AD" w14:textId="77777777" w:rsidR="00816506" w:rsidRPr="003A2D1B" w:rsidRDefault="00816506" w:rsidP="00816506"/>
    <w:p w14:paraId="1866E1E7" w14:textId="77777777" w:rsidR="00B461DD" w:rsidRPr="003A2D1B" w:rsidRDefault="00B461DD">
      <w:pPr>
        <w:spacing w:after="160" w:line="259" w:lineRule="auto"/>
        <w:rPr>
          <w:rFonts w:cs="Arial"/>
          <w:b/>
          <w:bCs/>
          <w:iCs/>
          <w:szCs w:val="28"/>
        </w:rPr>
      </w:pPr>
      <w:r w:rsidRPr="003A2D1B">
        <w:br w:type="page"/>
      </w:r>
    </w:p>
    <w:p w14:paraId="3DF51EA7" w14:textId="77777777" w:rsidR="00816506" w:rsidRPr="003A2D1B" w:rsidRDefault="00816506" w:rsidP="00816506">
      <w:pPr>
        <w:pStyle w:val="Kop2"/>
      </w:pPr>
      <w:r w:rsidRPr="003A2D1B">
        <w:t>Verschillende DRC’s</w:t>
      </w:r>
    </w:p>
    <w:p w14:paraId="7FA5CE4C" w14:textId="77777777" w:rsidR="00816506" w:rsidRPr="003A2D1B" w:rsidRDefault="00816506" w:rsidP="00816506">
      <w:pPr>
        <w:pStyle w:val="Kop3"/>
      </w:pPr>
      <w:r w:rsidRPr="003A2D1B">
        <w:t>Corsa-CMIS – CMIS Documenten API</w:t>
      </w:r>
    </w:p>
    <w:p w14:paraId="16E82D74" w14:textId="77777777" w:rsidR="00816506" w:rsidRPr="003A2D1B" w:rsidRDefault="00816506" w:rsidP="00B461DD">
      <w:r w:rsidRPr="003A2D1B">
        <w:t>De Corsa-CMIS oplossing maakt gebruik van een adapter in OpenZaak die API-aanroepen vertaalt naar het CMIS-protocol. Dit stelt de gemeente in staat om documenten op te slaan en te benaderen via een extern Document Management System (DMS), zoals Corsa, zonder de documenten fysiek in OpenZaak zelf op te slaan. Deze oplossing heeft echter beperkingen: de CMIS-adapter wordt in nieuwere versies van OpenZaak niet langer ondersteund, waardoor deze feitelijk end-of-life (EOL) is verklaard. Verder is de fast-DRC hack, die speciaal voor Corsa-CMIS werd ontwikkeld om bevragingen te versnellen, beperkt tot on-premises situaties. Door de aanstaande verhuizing van Corsa naar de cloud kan deze hack niet meer worden ingezet, wat de prestaties van de Corsa-CMIS oplossing in gevaar brengt.</w:t>
      </w:r>
    </w:p>
    <w:p w14:paraId="642467B9" w14:textId="77777777" w:rsidR="00816506" w:rsidRPr="003A2D1B" w:rsidRDefault="00816506" w:rsidP="00816506">
      <w:pPr>
        <w:pStyle w:val="Kop3"/>
      </w:pPr>
      <w:r w:rsidRPr="003A2D1B">
        <w:t>Corsa-DRC – BCT Corsa Documenten API</w:t>
      </w:r>
    </w:p>
    <w:p w14:paraId="63AC00F7" w14:textId="77777777" w:rsidR="00816506" w:rsidRPr="003A2D1B" w:rsidRDefault="00816506" w:rsidP="00B461DD">
      <w:r w:rsidRPr="003A2D1B">
        <w:t>De Corsa-DRC is een module die in het Corsa-systeem zelf draait en de ZGW-Documenten-API biedt zonder afhankelijk te zijn van de OpenZaak-CMIS-adapter. Hoewel deze oplossing in eerste instantie aantrekkelijk lijkt omdat documenten rechtstreeks binnen Corsa kunnen worden opgeslagen en beheerd, heeft het enkele grote nadelen. De Corsa-DRC ondersteunt slechts een oudere versie van de ZGW-API (v1.1.1) en loopt daarmee achter op de huidige standaard. Bovendien ontbreken verplichte functionaliteiten zoals controle tegen de Zaaktype Catalogus (ZTC) en de Autorisatie Component (AC), waardoor de DRC minder geschikt is voor organisaties die een volledige naleving van standaarden vereisen. Dit kan op de lange termijn leiden tot interoperabiliteitsproblemen en beperkingen in de functionaliteit.</w:t>
      </w:r>
    </w:p>
    <w:p w14:paraId="58ADFEFC" w14:textId="77777777" w:rsidR="00816506" w:rsidRPr="003A2D1B" w:rsidRDefault="00816506" w:rsidP="00816506">
      <w:pPr>
        <w:pStyle w:val="Kop3"/>
      </w:pPr>
      <w:r w:rsidRPr="003A2D1B">
        <w:t>OpenZaak-DRC – OpenZaak Documenten API</w:t>
      </w:r>
    </w:p>
    <w:p w14:paraId="261C0209" w14:textId="77777777" w:rsidR="00816506" w:rsidRPr="003A2D1B" w:rsidRDefault="00816506" w:rsidP="00B461DD">
      <w:r w:rsidRPr="003A2D1B">
        <w:t>De standaard OpenZaak-DRC biedt een geïntegreerde oplossing binnen OpenZaak waarbij documenten lokaal op schijf worden opgeslagen en beheerd zonder afhankelijk te zijn van externe DMS-systemen zoals Corsa. Deze DRC is volledig afgestemd op de nieuwste versies van de ZGW-API’s en biedt een toekomstbestendige oplossing. De OpenZaak-DRC wordt continu doorontwikkeld, heeft volledige ondersteuning van de huidige standaarden, en voldoet aan alle verplichte functionaliteiten, inclusief ZTC- en AC-controle. Voor gemeenten die een robuuste en flexibele oplossing zoeken zonder externe afhankelijkheden, biedt de OpenZaak-DRC een solide keuze die klaar is voor toekomstige ontwikkelingen.</w:t>
      </w:r>
    </w:p>
    <w:p w14:paraId="1B86C9BF" w14:textId="77777777" w:rsidR="00816506" w:rsidRPr="003A2D1B" w:rsidRDefault="00816506" w:rsidP="00816506">
      <w:pPr>
        <w:pStyle w:val="Kop3"/>
      </w:pPr>
      <w:r w:rsidRPr="003A2D1B">
        <w:t>OpenZaak-Expand – OpenZaak Documenten API</w:t>
      </w:r>
    </w:p>
    <w:p w14:paraId="1CF659E3" w14:textId="77777777" w:rsidR="00816506" w:rsidRPr="003A2D1B" w:rsidRDefault="2F5BA955" w:rsidP="1292ACB7">
      <w:pPr>
        <w:rPr>
          <w:rFonts w:eastAsiaTheme="majorEastAsia" w:cstheme="majorBidi"/>
          <w:color w:val="2F5496" w:themeColor="accent1" w:themeShade="BF"/>
          <w:sz w:val="26"/>
          <w:szCs w:val="26"/>
        </w:rPr>
      </w:pPr>
      <w:r w:rsidRPr="003A2D1B">
        <w:t xml:space="preserve">De vakapplicaties communiceren met het OpenZaak via de Open Zaakbrug. Bij eerdere versies van de ZGW-API-standaard moesten er veel bevragingen gedaan worden om het gewenste antwoord terug te kunnen geven naar de vakapplicaties. In de nieuwe versie van de ZGW-standaard (&gt; 1.5) kan er veel meer informatie in één keer terug gegeven worden door gebruik te maken van de expand functionaliteit. Deze expand functionaliteit is toegevoegd omdat er veel losse kleine bevragingen werden gedaan en het aantal bevragingen ook toenam wanneer er </w:t>
      </w:r>
      <w:commentRangeStart w:id="0"/>
      <w:del w:id="1" w:author="Eduard Witteveen" w:date="2024-12-02T13:42:00Z">
        <w:r w:rsidR="00816506" w:rsidRPr="003A2D1B" w:rsidDel="2F5BA955">
          <w:delText xml:space="preserve">meer documenten er </w:delText>
        </w:r>
      </w:del>
      <w:r w:rsidRPr="003A2D1B">
        <w:t>bijvoorbeeld meer documenten</w:t>
      </w:r>
      <w:commentRangeEnd w:id="0"/>
      <w:r w:rsidR="00816506" w:rsidRPr="003A2D1B">
        <w:commentReference w:id="0"/>
      </w:r>
      <w:r w:rsidRPr="003A2D1B">
        <w:t xml:space="preserve"> bij een zaak gekoppeld waren.</w:t>
      </w:r>
      <w:r w:rsidR="00816506" w:rsidRPr="003A2D1B">
        <w:br/>
      </w:r>
      <w:r w:rsidRPr="003A2D1B">
        <w:t>Door de Open Zaakbrug gebruik te laten maken van deze nieuwe expand functionaliteit hoeven er minder bevragingen plaats te vinden, wat tot snelheids</w:t>
      </w:r>
      <w:del w:id="2" w:author="Auke Valk" w:date="2024-11-28T12:05:00Z">
        <w:r w:rsidR="00816506" w:rsidRPr="003A2D1B" w:rsidDel="00816506">
          <w:delText xml:space="preserve"> </w:delText>
        </w:r>
      </w:del>
      <w:r w:rsidRPr="003A2D1B">
        <w:t>winst zou moeten leiden.</w:t>
      </w:r>
    </w:p>
    <w:p w14:paraId="31E32777" w14:textId="77777777" w:rsidR="00B461DD" w:rsidRPr="003A2D1B" w:rsidRDefault="00B461DD">
      <w:pPr>
        <w:spacing w:after="160" w:line="259" w:lineRule="auto"/>
        <w:rPr>
          <w:rFonts w:cs="Arial"/>
          <w:b/>
          <w:bCs/>
          <w:iCs/>
          <w:szCs w:val="28"/>
        </w:rPr>
      </w:pPr>
      <w:r w:rsidRPr="003A2D1B">
        <w:br w:type="page"/>
      </w:r>
    </w:p>
    <w:p w14:paraId="726DDD70" w14:textId="77777777" w:rsidR="00816506" w:rsidRPr="003A2D1B" w:rsidRDefault="00816506" w:rsidP="00816506">
      <w:pPr>
        <w:pStyle w:val="Kop2"/>
      </w:pPr>
      <w:r w:rsidRPr="003A2D1B">
        <w:t>Huidige gebruik</w:t>
      </w:r>
    </w:p>
    <w:p w14:paraId="7BD51063" w14:textId="77777777" w:rsidR="00816506" w:rsidRPr="003A2D1B" w:rsidRDefault="00816506" w:rsidP="00B461DD">
      <w:r w:rsidRPr="003A2D1B">
        <w:t>Vanuit de logging is er gekeken welke bevragingen er de afgelopen periode zijn gedaan op de productie van de gemeente. Met deze informatie is het bekend welke functies het meest worden gebruikt. Wanneer één van de meeste gebruikte functies sneller te maken, zal de de gebruiker dit merken dan wanneer het een minder gebruikte functie is. Het versnellen van de meeste gebruikte functies heeft dus een hogere businessvalue dan het versnellen van de minder gebruikte functies.</w:t>
      </w:r>
    </w:p>
    <w:tbl>
      <w:tblPr>
        <w:tblW w:w="6540" w:type="dxa"/>
        <w:tblInd w:w="75" w:type="dxa"/>
        <w:tblCellMar>
          <w:left w:w="70" w:type="dxa"/>
          <w:right w:w="70" w:type="dxa"/>
        </w:tblCellMar>
        <w:tblLook w:val="04A0" w:firstRow="1" w:lastRow="0" w:firstColumn="1" w:lastColumn="0" w:noHBand="0" w:noVBand="1"/>
      </w:tblPr>
      <w:tblGrid>
        <w:gridCol w:w="2720"/>
        <w:gridCol w:w="1320"/>
        <w:gridCol w:w="2500"/>
      </w:tblGrid>
      <w:tr w:rsidR="00816506" w:rsidRPr="003A2D1B" w14:paraId="6EFC8C8D"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37E2AC2A" w14:textId="77777777" w:rsidR="00816506" w:rsidRPr="003A2D1B" w:rsidRDefault="00816506" w:rsidP="00BA3375">
            <w:pPr>
              <w:jc w:val="center"/>
              <w:rPr>
                <w:rFonts w:cs="Segoe UI"/>
                <w:b/>
                <w:bCs/>
                <w:color w:val="1F2328"/>
                <w:sz w:val="16"/>
                <w:szCs w:val="16"/>
              </w:rPr>
            </w:pPr>
            <w:r w:rsidRPr="003A2D1B">
              <w:rPr>
                <w:rFonts w:cs="Segoe UI"/>
                <w:b/>
                <w:bCs/>
                <w:color w:val="1F2328"/>
                <w:sz w:val="16"/>
                <w:szCs w:val="16"/>
              </w:rPr>
              <w:t>ZDS-Functie</w:t>
            </w:r>
          </w:p>
        </w:tc>
        <w:tc>
          <w:tcPr>
            <w:tcW w:w="1320" w:type="dxa"/>
            <w:tcBorders>
              <w:top w:val="single" w:sz="4" w:space="0" w:color="156082"/>
              <w:left w:val="nil"/>
              <w:bottom w:val="nil"/>
              <w:right w:val="nil"/>
            </w:tcBorders>
            <w:shd w:val="clear" w:color="auto" w:fill="FFFFFF" w:themeFill="background1"/>
            <w:vAlign w:val="center"/>
            <w:hideMark/>
          </w:tcPr>
          <w:p w14:paraId="0DF38706" w14:textId="77777777" w:rsidR="00816506" w:rsidRPr="003A2D1B" w:rsidRDefault="00816506" w:rsidP="00BA3375">
            <w:pPr>
              <w:jc w:val="center"/>
              <w:rPr>
                <w:rFonts w:cs="Segoe UI"/>
                <w:b/>
                <w:bCs/>
                <w:color w:val="1F2328"/>
                <w:sz w:val="16"/>
                <w:szCs w:val="16"/>
              </w:rPr>
            </w:pPr>
            <w:r w:rsidRPr="003A2D1B">
              <w:rPr>
                <w:rFonts w:cs="Segoe UI"/>
                <w:b/>
                <w:bCs/>
                <w:color w:val="1F2328"/>
                <w:sz w:val="16"/>
                <w:szCs w:val="16"/>
              </w:rPr>
              <w:t>Aantal keren</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528FBAC2" w14:textId="77777777" w:rsidR="00816506" w:rsidRPr="003A2D1B" w:rsidRDefault="00816506" w:rsidP="00BA3375">
            <w:pPr>
              <w:jc w:val="center"/>
              <w:rPr>
                <w:rFonts w:cs="Segoe UI"/>
                <w:b/>
                <w:bCs/>
                <w:color w:val="1F2328"/>
                <w:sz w:val="16"/>
                <w:szCs w:val="16"/>
              </w:rPr>
            </w:pPr>
            <w:r w:rsidRPr="003A2D1B">
              <w:rPr>
                <w:rFonts w:cs="Segoe UI"/>
                <w:b/>
                <w:bCs/>
                <w:color w:val="1F2328"/>
                <w:sz w:val="16"/>
                <w:szCs w:val="16"/>
              </w:rPr>
              <w:t>Seconden gemiddeld</w:t>
            </w:r>
          </w:p>
        </w:tc>
      </w:tr>
      <w:tr w:rsidR="00816506" w:rsidRPr="003A2D1B" w14:paraId="4949DDF0"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69A8E286"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GeefLijstZaakdocumenten</w:t>
            </w:r>
          </w:p>
        </w:tc>
        <w:tc>
          <w:tcPr>
            <w:tcW w:w="1320" w:type="dxa"/>
            <w:tcBorders>
              <w:top w:val="single" w:sz="4" w:space="0" w:color="156082"/>
              <w:left w:val="nil"/>
              <w:bottom w:val="nil"/>
              <w:right w:val="nil"/>
            </w:tcBorders>
            <w:shd w:val="clear" w:color="auto" w:fill="FFFFFF" w:themeFill="background1"/>
            <w:vAlign w:val="center"/>
            <w:hideMark/>
          </w:tcPr>
          <w:p w14:paraId="0F071EB3"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367.322</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1F3181B6"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 xml:space="preserve">0,34 (fast-drc, zonder: 3,843) </w:t>
            </w:r>
          </w:p>
        </w:tc>
      </w:tr>
      <w:tr w:rsidR="00816506" w:rsidRPr="003A2D1B" w14:paraId="13861AF5"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31D40A38"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UpdateZaak</w:t>
            </w:r>
          </w:p>
        </w:tc>
        <w:tc>
          <w:tcPr>
            <w:tcW w:w="1320" w:type="dxa"/>
            <w:tcBorders>
              <w:top w:val="single" w:sz="4" w:space="0" w:color="156082"/>
              <w:left w:val="nil"/>
              <w:bottom w:val="nil"/>
              <w:right w:val="nil"/>
            </w:tcBorders>
            <w:shd w:val="clear" w:color="auto" w:fill="FFFFFF" w:themeFill="background1"/>
            <w:vAlign w:val="center"/>
            <w:hideMark/>
          </w:tcPr>
          <w:p w14:paraId="2E98CB81"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123.870</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36C3E071"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1,54</w:t>
            </w:r>
          </w:p>
        </w:tc>
      </w:tr>
      <w:tr w:rsidR="00816506" w:rsidRPr="003A2D1B" w14:paraId="28F2F235"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1AC4DC8F"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VoegZaakdocumentToe</w:t>
            </w:r>
          </w:p>
        </w:tc>
        <w:tc>
          <w:tcPr>
            <w:tcW w:w="1320" w:type="dxa"/>
            <w:tcBorders>
              <w:top w:val="single" w:sz="4" w:space="0" w:color="156082"/>
              <w:left w:val="nil"/>
              <w:bottom w:val="nil"/>
              <w:right w:val="nil"/>
            </w:tcBorders>
            <w:shd w:val="clear" w:color="auto" w:fill="FFFFFF" w:themeFill="background1"/>
            <w:vAlign w:val="center"/>
            <w:hideMark/>
          </w:tcPr>
          <w:p w14:paraId="0D4E0C3B"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99.795</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0637E258"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10,1</w:t>
            </w:r>
          </w:p>
        </w:tc>
      </w:tr>
      <w:tr w:rsidR="00816506" w:rsidRPr="003A2D1B" w14:paraId="07AFE56C"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0B42A37D"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GenereerDocumentIdentificatie</w:t>
            </w:r>
          </w:p>
        </w:tc>
        <w:tc>
          <w:tcPr>
            <w:tcW w:w="1320" w:type="dxa"/>
            <w:tcBorders>
              <w:top w:val="single" w:sz="4" w:space="0" w:color="156082"/>
              <w:left w:val="nil"/>
              <w:bottom w:val="nil"/>
              <w:right w:val="nil"/>
            </w:tcBorders>
            <w:shd w:val="clear" w:color="auto" w:fill="FFFFFF" w:themeFill="background1"/>
            <w:vAlign w:val="center"/>
            <w:hideMark/>
          </w:tcPr>
          <w:p w14:paraId="1686A9C9"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94.645</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472C4069"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0,02</w:t>
            </w:r>
          </w:p>
        </w:tc>
      </w:tr>
      <w:tr w:rsidR="00816506" w:rsidRPr="003A2D1B" w14:paraId="58E7CA86"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02011B95"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GeefZaakdocumentLezen</w:t>
            </w:r>
          </w:p>
        </w:tc>
        <w:tc>
          <w:tcPr>
            <w:tcW w:w="1320" w:type="dxa"/>
            <w:tcBorders>
              <w:top w:val="single" w:sz="4" w:space="0" w:color="156082"/>
              <w:left w:val="nil"/>
              <w:bottom w:val="nil"/>
              <w:right w:val="nil"/>
            </w:tcBorders>
            <w:shd w:val="clear" w:color="auto" w:fill="FFFFFF" w:themeFill="background1"/>
            <w:vAlign w:val="center"/>
            <w:hideMark/>
          </w:tcPr>
          <w:p w14:paraId="7F8BD135"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90.846</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31E5D34C"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1,75</w:t>
            </w:r>
          </w:p>
        </w:tc>
      </w:tr>
      <w:tr w:rsidR="00816506" w:rsidRPr="003A2D1B" w14:paraId="1D0D0010"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4F514E32"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GeefZaakDetails-ZaakId</w:t>
            </w:r>
          </w:p>
        </w:tc>
        <w:tc>
          <w:tcPr>
            <w:tcW w:w="1320" w:type="dxa"/>
            <w:tcBorders>
              <w:top w:val="single" w:sz="4" w:space="0" w:color="156082"/>
              <w:left w:val="nil"/>
              <w:bottom w:val="nil"/>
              <w:right w:val="nil"/>
            </w:tcBorders>
            <w:shd w:val="clear" w:color="auto" w:fill="FFFFFF" w:themeFill="background1"/>
            <w:vAlign w:val="center"/>
            <w:hideMark/>
          </w:tcPr>
          <w:p w14:paraId="7D31B3FE"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66.863</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76D323B0"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1,29</w:t>
            </w:r>
          </w:p>
        </w:tc>
      </w:tr>
      <w:tr w:rsidR="00816506" w:rsidRPr="003A2D1B" w14:paraId="7C9CE1A3"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16C839A9"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CreeerZaak</w:t>
            </w:r>
          </w:p>
        </w:tc>
        <w:tc>
          <w:tcPr>
            <w:tcW w:w="1320" w:type="dxa"/>
            <w:tcBorders>
              <w:top w:val="single" w:sz="4" w:space="0" w:color="156082"/>
              <w:left w:val="nil"/>
              <w:bottom w:val="nil"/>
              <w:right w:val="nil"/>
            </w:tcBorders>
            <w:shd w:val="clear" w:color="auto" w:fill="FFFFFF" w:themeFill="background1"/>
            <w:vAlign w:val="center"/>
            <w:hideMark/>
          </w:tcPr>
          <w:p w14:paraId="1A58C5B0"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39.601</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5AA4BABE"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2,68</w:t>
            </w:r>
          </w:p>
        </w:tc>
      </w:tr>
      <w:tr w:rsidR="00816506" w:rsidRPr="003A2D1B" w14:paraId="0FE24F27"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29892985"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GenereerZaakIdentificatie</w:t>
            </w:r>
          </w:p>
        </w:tc>
        <w:tc>
          <w:tcPr>
            <w:tcW w:w="1320" w:type="dxa"/>
            <w:tcBorders>
              <w:top w:val="single" w:sz="4" w:space="0" w:color="156082"/>
              <w:left w:val="nil"/>
              <w:bottom w:val="nil"/>
              <w:right w:val="nil"/>
            </w:tcBorders>
            <w:shd w:val="clear" w:color="auto" w:fill="FFFFFF" w:themeFill="background1"/>
            <w:vAlign w:val="center"/>
            <w:hideMark/>
          </w:tcPr>
          <w:p w14:paraId="0E0A9E2C"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37.945</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4862C311"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0,03</w:t>
            </w:r>
          </w:p>
        </w:tc>
      </w:tr>
      <w:tr w:rsidR="00816506" w:rsidRPr="003A2D1B" w14:paraId="65233221"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780334D3"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ActualiseerZaakStatus</w:t>
            </w:r>
          </w:p>
        </w:tc>
        <w:tc>
          <w:tcPr>
            <w:tcW w:w="1320" w:type="dxa"/>
            <w:tcBorders>
              <w:top w:val="single" w:sz="4" w:space="0" w:color="156082"/>
              <w:left w:val="nil"/>
              <w:bottom w:val="nil"/>
              <w:right w:val="nil"/>
            </w:tcBorders>
            <w:shd w:val="clear" w:color="auto" w:fill="FFFFFF" w:themeFill="background1"/>
            <w:vAlign w:val="center"/>
            <w:hideMark/>
          </w:tcPr>
          <w:p w14:paraId="2E0E828E"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23.932</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7DB35DD2"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2,79</w:t>
            </w:r>
          </w:p>
        </w:tc>
      </w:tr>
      <w:tr w:rsidR="00816506" w:rsidRPr="003A2D1B" w14:paraId="5802A253"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12470B1C"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GeefZaakDetails-Bsn</w:t>
            </w:r>
          </w:p>
        </w:tc>
        <w:tc>
          <w:tcPr>
            <w:tcW w:w="1320" w:type="dxa"/>
            <w:tcBorders>
              <w:top w:val="single" w:sz="4" w:space="0" w:color="156082"/>
              <w:left w:val="nil"/>
              <w:bottom w:val="nil"/>
              <w:right w:val="nil"/>
            </w:tcBorders>
            <w:shd w:val="clear" w:color="auto" w:fill="FFFFFF" w:themeFill="background1"/>
            <w:vAlign w:val="center"/>
            <w:hideMark/>
          </w:tcPr>
          <w:p w14:paraId="4A81F2F5"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3.590</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76528D46"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10,02</w:t>
            </w:r>
          </w:p>
        </w:tc>
      </w:tr>
      <w:tr w:rsidR="00816506" w:rsidRPr="003A2D1B" w14:paraId="630859B3"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781A3991"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GeefZaakdocumentBewerken</w:t>
            </w:r>
          </w:p>
        </w:tc>
        <w:tc>
          <w:tcPr>
            <w:tcW w:w="1320" w:type="dxa"/>
            <w:tcBorders>
              <w:top w:val="single" w:sz="4" w:space="0" w:color="156082"/>
              <w:left w:val="nil"/>
              <w:bottom w:val="nil"/>
              <w:right w:val="nil"/>
            </w:tcBorders>
            <w:shd w:val="clear" w:color="auto" w:fill="FFFFFF" w:themeFill="background1"/>
            <w:vAlign w:val="center"/>
            <w:hideMark/>
          </w:tcPr>
          <w:p w14:paraId="211F73B4"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41</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4EA675F7"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3,67</w:t>
            </w:r>
          </w:p>
        </w:tc>
      </w:tr>
      <w:tr w:rsidR="00816506" w:rsidRPr="003A2D1B" w14:paraId="749F92E8" w14:textId="77777777" w:rsidTr="00BA3375">
        <w:trPr>
          <w:trHeight w:val="300"/>
        </w:trPr>
        <w:tc>
          <w:tcPr>
            <w:tcW w:w="2720" w:type="dxa"/>
            <w:tcBorders>
              <w:top w:val="single" w:sz="4" w:space="0" w:color="156082"/>
              <w:left w:val="single" w:sz="4" w:space="0" w:color="156082"/>
              <w:bottom w:val="nil"/>
              <w:right w:val="nil"/>
            </w:tcBorders>
            <w:shd w:val="clear" w:color="auto" w:fill="FFFFFF" w:themeFill="background1"/>
            <w:vAlign w:val="center"/>
            <w:hideMark/>
          </w:tcPr>
          <w:p w14:paraId="5266011E"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UpdateZaakdocument</w:t>
            </w:r>
          </w:p>
        </w:tc>
        <w:tc>
          <w:tcPr>
            <w:tcW w:w="1320" w:type="dxa"/>
            <w:tcBorders>
              <w:top w:val="single" w:sz="4" w:space="0" w:color="156082"/>
              <w:left w:val="nil"/>
              <w:bottom w:val="nil"/>
              <w:right w:val="nil"/>
            </w:tcBorders>
            <w:shd w:val="clear" w:color="auto" w:fill="FFFFFF" w:themeFill="background1"/>
            <w:vAlign w:val="center"/>
            <w:hideMark/>
          </w:tcPr>
          <w:p w14:paraId="2E45B49D"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22</w:t>
            </w:r>
          </w:p>
        </w:tc>
        <w:tc>
          <w:tcPr>
            <w:tcW w:w="2500" w:type="dxa"/>
            <w:tcBorders>
              <w:top w:val="single" w:sz="4" w:space="0" w:color="156082"/>
              <w:left w:val="nil"/>
              <w:bottom w:val="nil"/>
              <w:right w:val="single" w:sz="4" w:space="0" w:color="156082"/>
            </w:tcBorders>
            <w:shd w:val="clear" w:color="auto" w:fill="FFFFFF" w:themeFill="background1"/>
            <w:vAlign w:val="center"/>
            <w:hideMark/>
          </w:tcPr>
          <w:p w14:paraId="432EC746"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7,04</w:t>
            </w:r>
          </w:p>
        </w:tc>
      </w:tr>
      <w:tr w:rsidR="00816506" w:rsidRPr="003A2D1B" w14:paraId="138B7F48" w14:textId="77777777" w:rsidTr="00BA3375">
        <w:trPr>
          <w:trHeight w:val="300"/>
        </w:trPr>
        <w:tc>
          <w:tcPr>
            <w:tcW w:w="2720" w:type="dxa"/>
            <w:tcBorders>
              <w:top w:val="single" w:sz="4" w:space="0" w:color="156082"/>
              <w:left w:val="single" w:sz="4" w:space="0" w:color="156082"/>
              <w:bottom w:val="single" w:sz="4" w:space="0" w:color="156082"/>
              <w:right w:val="nil"/>
            </w:tcBorders>
            <w:shd w:val="clear" w:color="auto" w:fill="FFFFFF" w:themeFill="background1"/>
            <w:vAlign w:val="center"/>
            <w:hideMark/>
          </w:tcPr>
          <w:p w14:paraId="28D3BD40"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CancelCheckout</w:t>
            </w:r>
          </w:p>
        </w:tc>
        <w:tc>
          <w:tcPr>
            <w:tcW w:w="1320" w:type="dxa"/>
            <w:tcBorders>
              <w:top w:val="single" w:sz="4" w:space="0" w:color="156082"/>
              <w:left w:val="nil"/>
              <w:bottom w:val="single" w:sz="4" w:space="0" w:color="156082"/>
              <w:right w:val="nil"/>
            </w:tcBorders>
            <w:shd w:val="clear" w:color="auto" w:fill="FFFFFF" w:themeFill="background1"/>
            <w:vAlign w:val="center"/>
            <w:hideMark/>
          </w:tcPr>
          <w:p w14:paraId="5E101A89"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7</w:t>
            </w:r>
          </w:p>
        </w:tc>
        <w:tc>
          <w:tcPr>
            <w:tcW w:w="2500" w:type="dxa"/>
            <w:tcBorders>
              <w:top w:val="single" w:sz="4" w:space="0" w:color="156082"/>
              <w:left w:val="nil"/>
              <w:bottom w:val="single" w:sz="4" w:space="0" w:color="156082"/>
              <w:right w:val="single" w:sz="4" w:space="0" w:color="156082"/>
            </w:tcBorders>
            <w:shd w:val="clear" w:color="auto" w:fill="FFFFFF" w:themeFill="background1"/>
            <w:vAlign w:val="center"/>
            <w:hideMark/>
          </w:tcPr>
          <w:p w14:paraId="2AD6F541" w14:textId="77777777" w:rsidR="00816506" w:rsidRPr="003A2D1B" w:rsidRDefault="00816506" w:rsidP="00BA3375">
            <w:pPr>
              <w:ind w:firstLineChars="100" w:firstLine="160"/>
              <w:rPr>
                <w:rFonts w:cs="Segoe UI"/>
                <w:color w:val="1F2328"/>
                <w:sz w:val="16"/>
                <w:szCs w:val="16"/>
              </w:rPr>
            </w:pPr>
            <w:r w:rsidRPr="003A2D1B">
              <w:rPr>
                <w:rFonts w:cs="Segoe UI"/>
                <w:color w:val="1F2328"/>
                <w:sz w:val="16"/>
                <w:szCs w:val="16"/>
              </w:rPr>
              <w:t>2,94</w:t>
            </w:r>
          </w:p>
        </w:tc>
      </w:tr>
    </w:tbl>
    <w:p w14:paraId="699E9744" w14:textId="77777777" w:rsidR="00816506" w:rsidRPr="003A2D1B" w:rsidRDefault="00816506" w:rsidP="00816506"/>
    <w:p w14:paraId="041DE8B1" w14:textId="77777777" w:rsidR="00816506" w:rsidRPr="003A2D1B" w:rsidRDefault="00816506" w:rsidP="00B461DD">
      <w:r w:rsidRPr="003A2D1B">
        <w:t>Uit de logging van de productie omgeving blijkt dat de functie GeefLijstZaakdocumenten het vaakst wordt aangeroepen, met 367.322 bevragingen, wat neerkomt op 39,13% van het totale aantal. De gemiddelde responstijd voor deze functie is momenteel niet beschikbaar vanwege een geïmplementeerde hack die de prestaties beïnvloedt. De functie VoegZaakdocumentToe heeft een relatief hoge gemiddelde responstijd van 10,10 seconden en wordt 99.795 keer aangeroepen, goed voor 10,63% van het totaal. GeefZaakdocumentLezen wordt 90.846 keer aangeroepen (9,68% van het totaal) met een gemiddelde responstijd van 1,75 seconden. Minder frequent gebruikte functies, zoals GeefZaakDetails-Bsn en UpdateZaakdocument, hebben hogere gemiddelde responstijden van respectievelijk 10,02 en 7,04 seconden, maar vertegenwoordigen slechts 0,38% en 0,002% van het totale aantal bevragingen. Deze gegevens bieden inzicht in welke functies het meest worden belast en waar mogelijke prestatieverbeteringen kunnen worden gerealiseerd.</w:t>
      </w:r>
    </w:p>
    <w:p w14:paraId="0A7491BD" w14:textId="77777777" w:rsidR="00816506" w:rsidRPr="003A2D1B" w:rsidRDefault="00816506" w:rsidP="00816506">
      <w:r w:rsidRPr="003A2D1B">
        <w:br w:type="page"/>
      </w:r>
    </w:p>
    <w:p w14:paraId="3507C56B" w14:textId="77777777" w:rsidR="00816506" w:rsidRPr="003A2D1B" w:rsidRDefault="00816506" w:rsidP="00816506">
      <w:r w:rsidRPr="003A2D1B">
        <w:t>Op basis van deze gegevens en de scope rondom documenten, is er gekozen om het gebruik te focussen op de top 3 functies.</w:t>
      </w:r>
    </w:p>
    <w:p w14:paraId="062D77D6" w14:textId="77777777" w:rsidR="00816506" w:rsidRPr="003A2D1B" w:rsidRDefault="00816506" w:rsidP="00816506">
      <w:r w:rsidRPr="003A2D1B">
        <w:rPr>
          <w:noProof/>
        </w:rPr>
        <w:drawing>
          <wp:inline distT="0" distB="0" distL="0" distR="0" wp14:anchorId="71DFEAA5" wp14:editId="3639B267">
            <wp:extent cx="6443980" cy="1078230"/>
            <wp:effectExtent l="0" t="0" r="0" b="0"/>
            <wp:docPr id="1035045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3980" cy="1078230"/>
                    </a:xfrm>
                    <a:prstGeom prst="rect">
                      <a:avLst/>
                    </a:prstGeom>
                    <a:noFill/>
                    <a:ln>
                      <a:noFill/>
                    </a:ln>
                  </pic:spPr>
                </pic:pic>
              </a:graphicData>
            </a:graphic>
          </wp:inline>
        </w:drawing>
      </w:r>
    </w:p>
    <w:p w14:paraId="195AF7AE" w14:textId="77777777" w:rsidR="00816506" w:rsidRPr="003A2D1B" w:rsidRDefault="00816506" w:rsidP="00B461DD">
      <w:pPr>
        <w:jc w:val="center"/>
      </w:pPr>
      <w:r w:rsidRPr="003A2D1B">
        <w:rPr>
          <w:noProof/>
        </w:rPr>
        <w:drawing>
          <wp:inline distT="0" distB="0" distL="0" distR="0" wp14:anchorId="5E7DFA00" wp14:editId="21ECB103">
            <wp:extent cx="4848225" cy="5429250"/>
            <wp:effectExtent l="0" t="0" r="0" b="0"/>
            <wp:docPr id="394496285"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8225" cy="5429250"/>
                    </a:xfrm>
                    <a:prstGeom prst="rect">
                      <a:avLst/>
                    </a:prstGeom>
                    <a:noFill/>
                    <a:ln>
                      <a:noFill/>
                    </a:ln>
                  </pic:spPr>
                </pic:pic>
              </a:graphicData>
            </a:graphic>
          </wp:inline>
        </w:drawing>
      </w:r>
    </w:p>
    <w:p w14:paraId="51DC84C2" w14:textId="77777777" w:rsidR="00816506" w:rsidRPr="003A2D1B" w:rsidRDefault="00816506" w:rsidP="00816506">
      <w:pPr>
        <w:rPr>
          <w:rFonts w:eastAsiaTheme="majorEastAsia" w:cstheme="majorBidi"/>
          <w:color w:val="2F5496" w:themeColor="accent1" w:themeShade="BF"/>
          <w:sz w:val="26"/>
          <w:szCs w:val="26"/>
        </w:rPr>
      </w:pPr>
      <w:r w:rsidRPr="003A2D1B">
        <w:br w:type="page"/>
      </w:r>
    </w:p>
    <w:p w14:paraId="13DDE94F" w14:textId="77777777" w:rsidR="00816506" w:rsidRPr="003A2D1B" w:rsidRDefault="00816506" w:rsidP="00816506">
      <w:pPr>
        <w:pStyle w:val="Kop2"/>
      </w:pPr>
      <w:r w:rsidRPr="003A2D1B">
        <w:t>Testopzet</w:t>
      </w:r>
    </w:p>
    <w:p w14:paraId="434C4594" w14:textId="77777777" w:rsidR="00816506" w:rsidRPr="003A2D1B" w:rsidRDefault="00816506" w:rsidP="00B461DD">
      <w:r w:rsidRPr="003A2D1B">
        <w:t xml:space="preserve">De testen zijn uitgevoerd met behulp van een SoapUI TestSuite, waarbij diverse operaties en scenario’s zijn doorlopen om de snelheid, stabiliteit en betrouwbaarheid van de DRC’s te meten. Elke test bestaat uit een reeks operaties die representatief zijn voor het dagelijkse gebruik van de DRC binnen OpenZaak. Hieronder de de belangrijkste operaties en testcases die zijn uitgevoerd. Deze TestSuite valt terug te vinden in het projectfile: </w:t>
      </w:r>
      <w:hyperlink r:id="rId16" w:history="1">
        <w:r w:rsidRPr="003A2D1B">
          <w:rPr>
            <w:rStyle w:val="Hyperlink"/>
          </w:rPr>
          <w:t>https://github.com/Sudwest-Fryslan/OpenZaakBrug/blob/feature-expand/examples/soap/Open-Zaakbrug-soapui-project.xml</w:t>
        </w:r>
      </w:hyperlink>
      <w:r w:rsidRPr="003A2D1B">
        <w:t xml:space="preserve"> </w:t>
      </w:r>
    </w:p>
    <w:p w14:paraId="60161C59" w14:textId="77777777" w:rsidR="00816506" w:rsidRPr="003A2D1B" w:rsidRDefault="00816506" w:rsidP="00816506">
      <w:r w:rsidRPr="003A2D1B">
        <w:rPr>
          <w:rStyle w:val="Kop3Char"/>
        </w:rPr>
        <w:t>Operaties</w:t>
      </w:r>
    </w:p>
    <w:p w14:paraId="4B4A7D84" w14:textId="77777777" w:rsidR="00816506" w:rsidRPr="003A2D1B" w:rsidRDefault="00816506" w:rsidP="00B461DD">
      <w:pPr>
        <w:pStyle w:val="Lijstalinea"/>
        <w:numPr>
          <w:ilvl w:val="0"/>
          <w:numId w:val="23"/>
        </w:numPr>
        <w:rPr>
          <w:rFonts w:ascii="Trebuchet MS" w:hAnsi="Trebuchet MS"/>
        </w:rPr>
      </w:pPr>
      <w:r w:rsidRPr="003A2D1B">
        <w:rPr>
          <w:rFonts w:ascii="Trebuchet MS" w:hAnsi="Trebuchet MS"/>
        </w:rPr>
        <w:t>CreeerZaak: Test om de snelheid van het aanmaken van zaken te meten.</w:t>
      </w:r>
    </w:p>
    <w:p w14:paraId="03BDFC1C" w14:textId="77777777" w:rsidR="00816506" w:rsidRPr="003A2D1B" w:rsidRDefault="00816506" w:rsidP="00B461DD">
      <w:pPr>
        <w:pStyle w:val="Lijstalinea"/>
        <w:numPr>
          <w:ilvl w:val="0"/>
          <w:numId w:val="23"/>
        </w:numPr>
        <w:rPr>
          <w:rFonts w:ascii="Trebuchet MS" w:hAnsi="Trebuchet MS"/>
        </w:rPr>
      </w:pPr>
      <w:r w:rsidRPr="003A2D1B">
        <w:rPr>
          <w:rFonts w:ascii="Trebuchet MS" w:hAnsi="Trebuchet MS"/>
        </w:rPr>
        <w:t>VoegZaakdocumentToe: Test om te zien hoe snel en betrouwbaar documenten aan een zaak worden toegevoegd, inclusief zowel kleine als grote documenten.</w:t>
      </w:r>
    </w:p>
    <w:p w14:paraId="2A7D78C4" w14:textId="77777777" w:rsidR="00816506" w:rsidRPr="003A2D1B" w:rsidRDefault="00816506" w:rsidP="00B461DD">
      <w:pPr>
        <w:pStyle w:val="Lijstalinea"/>
        <w:numPr>
          <w:ilvl w:val="0"/>
          <w:numId w:val="23"/>
        </w:numPr>
        <w:rPr>
          <w:rFonts w:ascii="Trebuchet MS" w:hAnsi="Trebuchet MS"/>
        </w:rPr>
      </w:pPr>
      <w:r w:rsidRPr="003A2D1B">
        <w:rPr>
          <w:rFonts w:ascii="Trebuchet MS" w:hAnsi="Trebuchet MS"/>
        </w:rPr>
        <w:t>GeefLijstZaakdocumenten: Test om te meten hoe snel een lijst met documenten bij een zaak kan worden opgevraagd.</w:t>
      </w:r>
    </w:p>
    <w:p w14:paraId="2A8ED2B1" w14:textId="77777777" w:rsidR="00816506" w:rsidRPr="003A2D1B" w:rsidRDefault="00816506" w:rsidP="00B461DD">
      <w:pPr>
        <w:pStyle w:val="Lijstalinea"/>
        <w:numPr>
          <w:ilvl w:val="0"/>
          <w:numId w:val="23"/>
        </w:numPr>
        <w:rPr>
          <w:rFonts w:ascii="Trebuchet MS" w:hAnsi="Trebuchet MS"/>
        </w:rPr>
      </w:pPr>
      <w:r w:rsidRPr="003A2D1B">
        <w:rPr>
          <w:rFonts w:ascii="Trebuchet MS" w:hAnsi="Trebuchet MS"/>
        </w:rPr>
        <w:t>GeefZaakdocumentLezen: Test om de snelheid van het openen en inzien van een specifiek document te meten.</w:t>
      </w:r>
    </w:p>
    <w:p w14:paraId="4435A1D3" w14:textId="77777777" w:rsidR="00816506" w:rsidRPr="003A2D1B" w:rsidRDefault="00816506" w:rsidP="00816506">
      <w:pPr>
        <w:pStyle w:val="Kop3"/>
      </w:pPr>
      <w:r w:rsidRPr="003A2D1B">
        <w:t>Testcases</w:t>
      </w:r>
    </w:p>
    <w:p w14:paraId="588DE71B" w14:textId="77777777" w:rsidR="00816506" w:rsidRPr="003A2D1B" w:rsidRDefault="00816506" w:rsidP="00B461DD">
      <w:pPr>
        <w:pStyle w:val="Lijstalinea"/>
        <w:numPr>
          <w:ilvl w:val="0"/>
          <w:numId w:val="24"/>
        </w:numPr>
        <w:rPr>
          <w:rFonts w:ascii="Trebuchet MS" w:hAnsi="Trebuchet MS"/>
        </w:rPr>
      </w:pPr>
      <w:r w:rsidRPr="003A2D1B">
        <w:rPr>
          <w:rFonts w:ascii="Trebuchet MS" w:hAnsi="Trebuchet MS"/>
        </w:rPr>
        <w:t>5 kleine documenten: Testcase waarbij 5 relatief kleine documenten aan een zaak worden toegevoegd, gevolgd door het opvragen en lezen van de documenten.</w:t>
      </w:r>
    </w:p>
    <w:p w14:paraId="56E7CD46" w14:textId="77777777" w:rsidR="00816506" w:rsidRPr="003A2D1B" w:rsidRDefault="00816506" w:rsidP="00B461DD">
      <w:pPr>
        <w:pStyle w:val="Lijstalinea"/>
        <w:numPr>
          <w:ilvl w:val="0"/>
          <w:numId w:val="24"/>
        </w:numPr>
        <w:rPr>
          <w:rFonts w:ascii="Trebuchet MS" w:hAnsi="Trebuchet MS"/>
        </w:rPr>
      </w:pPr>
      <w:r w:rsidRPr="003A2D1B">
        <w:rPr>
          <w:rFonts w:ascii="Trebuchet MS" w:hAnsi="Trebuchet MS"/>
        </w:rPr>
        <w:t>5 grote documenten: Testcase waarbij 5 relatief grote documenten worden toegevoegd en vervolgens worden opgevraagd en gelezen.</w:t>
      </w:r>
    </w:p>
    <w:p w14:paraId="15BAE7CD" w14:textId="77777777" w:rsidR="00816506" w:rsidRPr="003A2D1B" w:rsidRDefault="00816506" w:rsidP="00B461DD">
      <w:pPr>
        <w:pStyle w:val="Lijstalinea"/>
        <w:numPr>
          <w:ilvl w:val="0"/>
          <w:numId w:val="24"/>
        </w:numPr>
        <w:rPr>
          <w:rFonts w:ascii="Trebuchet MS" w:hAnsi="Trebuchet MS"/>
        </w:rPr>
      </w:pPr>
      <w:r w:rsidRPr="003A2D1B">
        <w:rPr>
          <w:rFonts w:ascii="Trebuchet MS" w:hAnsi="Trebuchet MS"/>
        </w:rPr>
        <w:t>20 kleine documenten: Testcase waarbij 20 relatief kleine documenten worden toegevoegd, opgevraagd, en gelezen om te zien hoe de DRC presteert bij grotere aantallen.</w:t>
      </w:r>
    </w:p>
    <w:p w14:paraId="3E5B5021" w14:textId="77777777" w:rsidR="00816506" w:rsidRPr="003A2D1B" w:rsidRDefault="00816506" w:rsidP="00B461DD">
      <w:pPr>
        <w:pStyle w:val="Lijstalinea"/>
        <w:numPr>
          <w:ilvl w:val="0"/>
          <w:numId w:val="24"/>
        </w:numPr>
        <w:rPr>
          <w:rFonts w:ascii="Trebuchet MS" w:hAnsi="Trebuchet MS"/>
        </w:rPr>
      </w:pPr>
      <w:r w:rsidRPr="003A2D1B">
        <w:rPr>
          <w:rFonts w:ascii="Trebuchet MS" w:hAnsi="Trebuchet MS"/>
        </w:rPr>
        <w:t>20 grote documenten: Testcase met 20 relatief grote documenten, wat de DRC met groter bestanden en aantallen.</w:t>
      </w:r>
    </w:p>
    <w:p w14:paraId="501DE5B8" w14:textId="77777777" w:rsidR="00816506" w:rsidRPr="003A2D1B" w:rsidRDefault="00816506" w:rsidP="00B461DD">
      <w:r w:rsidRPr="003A2D1B">
        <w:t>De kleine documenten zijn hier bij ongeveer 100 kB en de grote documenten 3,5 MB.</w:t>
      </w:r>
    </w:p>
    <w:p w14:paraId="2602949E" w14:textId="77777777" w:rsidR="00816506" w:rsidRPr="003A2D1B" w:rsidRDefault="00816506" w:rsidP="00816506">
      <w:pPr>
        <w:rPr>
          <w:rFonts w:eastAsiaTheme="majorEastAsia" w:cstheme="majorBidi"/>
          <w:color w:val="1F3763" w:themeColor="accent1" w:themeShade="7F"/>
          <w:sz w:val="24"/>
        </w:rPr>
      </w:pPr>
      <w:r w:rsidRPr="003A2D1B">
        <w:br w:type="page"/>
      </w:r>
    </w:p>
    <w:p w14:paraId="4C0C43E5" w14:textId="77777777" w:rsidR="00816506" w:rsidRPr="003A2D1B" w:rsidRDefault="00816506" w:rsidP="00816506">
      <w:pPr>
        <w:pStyle w:val="Kop3"/>
      </w:pPr>
      <w:r w:rsidRPr="003A2D1B">
        <w:t>Omgevingen en Configuraties</w:t>
      </w:r>
    </w:p>
    <w:p w14:paraId="0D958182" w14:textId="77777777" w:rsidR="00816506" w:rsidRPr="003A2D1B" w:rsidRDefault="00816506" w:rsidP="00B461DD">
      <w:r w:rsidRPr="003A2D1B">
        <w:t>De testen zijn uitgevoerd in verschillende omgevingen, elk met een specifieke DRC-configuratie:</w:t>
      </w:r>
    </w:p>
    <w:p w14:paraId="3B961F7C" w14:textId="77777777" w:rsidR="00816506" w:rsidRPr="003A2D1B" w:rsidRDefault="00816506" w:rsidP="00B461DD">
      <w:r w:rsidRPr="003A2D1B">
        <w:t>De Productie- en Testomgeving  (A en B) gebruikenCorsa-CMIS, in deze omgevingen zijn de tests uitgevoerd met de huidige OpenZaak-CMIS-adapter, met Corsa-CMIS voor de opslag. Dit geeft inzicht in de prestaties van de huidige productiesituatie.  Op de Acceptatieomgeving staat dezelfde versie van de OpenZaakbrug alleen heeft deze de opslag niet naar Corsa CMIS, maar naar de standaard file-opslag van OpenZaak (C).</w:t>
      </w:r>
    </w:p>
    <w:p w14:paraId="0942A7ED" w14:textId="77777777" w:rsidR="00816506" w:rsidRPr="003A2D1B" w:rsidRDefault="2F5BA955" w:rsidP="00B461DD">
      <w:r w:rsidRPr="003A2D1B">
        <w:t>Op de Acceptatieomgeving moest de nieuwere versie van de OpenZaakbrug worden gebruikt. Hiervoor was het noodzakelijk om de testen te doen waarbij Open Zaakbrug niet ge</w:t>
      </w:r>
      <w:ins w:id="3" w:author="Auke Valk" w:date="2024-11-28T12:09:00Z">
        <w:r w:rsidR="3A47EEC8" w:rsidRPr="003A2D1B">
          <w:t>ï</w:t>
        </w:r>
      </w:ins>
      <w:del w:id="4" w:author="Auke Valk" w:date="2024-11-28T12:09:00Z">
        <w:r w:rsidR="00816506" w:rsidRPr="003A2D1B" w:rsidDel="2F5BA955">
          <w:delText>i</w:delText>
        </w:r>
      </w:del>
      <w:r w:rsidRPr="003A2D1B">
        <w:t>nstalleerd was, maar draaide in de ontwikkelomgeving (IDE). Op deze manier konden de testen gedaan worden om met standaard openzaak opslag (D) en de BCT Corsa DRC (E)</w:t>
      </w:r>
    </w:p>
    <w:p w14:paraId="5D30D456" w14:textId="77777777" w:rsidR="00816506" w:rsidRPr="003A2D1B" w:rsidRDefault="00816506" w:rsidP="00B461DD">
      <w:r w:rsidRPr="003A2D1B">
        <w:t>Voor het testen met een andere DRC is het noodzakelijk om een nieuwe versie de Open Zaakbrug te gebruiken, omdat de huidige versie niet met verschillende endpoints tegelijk kan communiceren. Daarom draaide de nieuwe versie van Open Zaakbrug in een ontwikkelomgeving (IDE). Op deze manier konden de testen gedaan worden om met standaard openzaak opslag (D) en de BCT Corsa DRC (E)</w:t>
      </w:r>
    </w:p>
    <w:p w14:paraId="354ECBA6" w14:textId="77777777" w:rsidR="00816506" w:rsidRPr="003A2D1B" w:rsidRDefault="2F5BA955" w:rsidP="00B461DD">
      <w:r w:rsidRPr="003A2D1B">
        <w:t xml:space="preserve">Voor het testen van de expand functionaliteit was het nodig om een nieuwere versie van Open Zaak te gebruiken, waarin deze expand functionaliteit beschikbaar is en een Open Zaakbrug met ondersteuning hiervoor. Deze nieuwe versie van OpenZaak is beschikbaar als een </w:t>
      </w:r>
      <w:ins w:id="5" w:author="Auke Valk" w:date="2024-11-28T12:09:00Z">
        <w:r w:rsidR="38D33DBD" w:rsidRPr="003A2D1B">
          <w:t>S</w:t>
        </w:r>
      </w:ins>
      <w:del w:id="6" w:author="Auke Valk" w:date="2024-11-28T12:09:00Z">
        <w:r w:rsidR="00816506" w:rsidRPr="003A2D1B" w:rsidDel="2F5BA955">
          <w:delText>s</w:delText>
        </w:r>
      </w:del>
      <w:r w:rsidRPr="003A2D1B">
        <w:t>aa</w:t>
      </w:r>
      <w:del w:id="7" w:author="Auke Valk" w:date="2024-11-28T12:09:00Z">
        <w:r w:rsidR="00816506" w:rsidRPr="003A2D1B" w:rsidDel="2F5BA955">
          <w:delText>s</w:delText>
        </w:r>
      </w:del>
      <w:ins w:id="8" w:author="Auke Valk" w:date="2024-11-28T12:09:00Z">
        <w:r w:rsidR="7FDC5B6F" w:rsidRPr="003A2D1B">
          <w:t>S</w:t>
        </w:r>
      </w:ins>
      <w:r w:rsidRPr="003A2D1B">
        <w:t xml:space="preserve"> applicatie en daarom zijn er testen gedaan met de nieuwe versie van Open Zaakbrug  (E)  en met een versie van de Open Zaakbrug met expand functionaliteit (G)</w:t>
      </w:r>
    </w:p>
    <w:tbl>
      <w:tblPr>
        <w:tblW w:w="9493" w:type="dxa"/>
        <w:tblInd w:w="75" w:type="dxa"/>
        <w:tblCellMar>
          <w:left w:w="70" w:type="dxa"/>
          <w:right w:w="70" w:type="dxa"/>
        </w:tblCellMar>
        <w:tblLook w:val="04A0" w:firstRow="1" w:lastRow="0" w:firstColumn="1" w:lastColumn="0" w:noHBand="0" w:noVBand="1"/>
      </w:tblPr>
      <w:tblGrid>
        <w:gridCol w:w="1838"/>
        <w:gridCol w:w="2410"/>
        <w:gridCol w:w="2268"/>
        <w:gridCol w:w="2977"/>
      </w:tblGrid>
      <w:tr w:rsidR="00816506" w:rsidRPr="003A2D1B" w14:paraId="7EA8FB40" w14:textId="77777777" w:rsidTr="00BA3375">
        <w:trPr>
          <w:trHeight w:val="300"/>
        </w:trPr>
        <w:tc>
          <w:tcPr>
            <w:tcW w:w="1838" w:type="dxa"/>
            <w:tcBorders>
              <w:top w:val="single" w:sz="4" w:space="0" w:color="156082"/>
              <w:left w:val="single" w:sz="4" w:space="0" w:color="156082"/>
              <w:bottom w:val="nil"/>
              <w:right w:val="nil"/>
            </w:tcBorders>
            <w:shd w:val="clear" w:color="auto" w:fill="156082"/>
            <w:noWrap/>
            <w:vAlign w:val="bottom"/>
            <w:hideMark/>
          </w:tcPr>
          <w:p w14:paraId="2AE76211" w14:textId="77777777" w:rsidR="00816506" w:rsidRPr="003A2D1B" w:rsidRDefault="00816506" w:rsidP="00BA3375">
            <w:pPr>
              <w:jc w:val="center"/>
              <w:rPr>
                <w:b/>
                <w:bCs/>
                <w:color w:val="FFFFFF"/>
                <w:szCs w:val="20"/>
              </w:rPr>
            </w:pPr>
            <w:r w:rsidRPr="003A2D1B">
              <w:rPr>
                <w:b/>
                <w:bCs/>
                <w:color w:val="FFFFFF"/>
                <w:szCs w:val="20"/>
              </w:rPr>
              <w:t>Omgeving met Configuratie</w:t>
            </w:r>
          </w:p>
        </w:tc>
        <w:tc>
          <w:tcPr>
            <w:tcW w:w="2410" w:type="dxa"/>
            <w:tcBorders>
              <w:top w:val="single" w:sz="4" w:space="0" w:color="156082"/>
              <w:left w:val="nil"/>
              <w:bottom w:val="nil"/>
              <w:right w:val="nil"/>
            </w:tcBorders>
            <w:shd w:val="clear" w:color="auto" w:fill="156082"/>
            <w:noWrap/>
            <w:vAlign w:val="bottom"/>
          </w:tcPr>
          <w:p w14:paraId="09A9F9F3" w14:textId="77777777" w:rsidR="00816506" w:rsidRPr="003A2D1B" w:rsidRDefault="00816506" w:rsidP="00BA3375">
            <w:pPr>
              <w:jc w:val="center"/>
              <w:rPr>
                <w:b/>
                <w:bCs/>
                <w:color w:val="FFFFFF"/>
                <w:szCs w:val="20"/>
              </w:rPr>
            </w:pPr>
            <w:r w:rsidRPr="003A2D1B">
              <w:rPr>
                <w:b/>
                <w:bCs/>
                <w:color w:val="FFFFFF"/>
                <w:szCs w:val="20"/>
              </w:rPr>
              <w:t>Omgeving</w:t>
            </w:r>
          </w:p>
        </w:tc>
        <w:tc>
          <w:tcPr>
            <w:tcW w:w="2268" w:type="dxa"/>
            <w:tcBorders>
              <w:top w:val="single" w:sz="4" w:space="0" w:color="156082"/>
              <w:left w:val="nil"/>
              <w:bottom w:val="nil"/>
              <w:right w:val="nil"/>
            </w:tcBorders>
            <w:shd w:val="clear" w:color="auto" w:fill="156082"/>
            <w:noWrap/>
            <w:vAlign w:val="bottom"/>
          </w:tcPr>
          <w:p w14:paraId="58E69599" w14:textId="77777777" w:rsidR="00816506" w:rsidRPr="003A2D1B" w:rsidRDefault="00816506" w:rsidP="00BA3375">
            <w:pPr>
              <w:jc w:val="center"/>
              <w:rPr>
                <w:b/>
                <w:bCs/>
                <w:color w:val="FFFFFF"/>
                <w:szCs w:val="20"/>
              </w:rPr>
            </w:pPr>
            <w:r w:rsidRPr="003A2D1B">
              <w:rPr>
                <w:b/>
                <w:bCs/>
                <w:color w:val="FFFFFF"/>
                <w:szCs w:val="20"/>
              </w:rPr>
              <w:t>Type DRC</w:t>
            </w:r>
          </w:p>
        </w:tc>
        <w:tc>
          <w:tcPr>
            <w:tcW w:w="2977" w:type="dxa"/>
            <w:tcBorders>
              <w:top w:val="single" w:sz="4" w:space="0" w:color="156082"/>
              <w:left w:val="nil"/>
              <w:bottom w:val="nil"/>
              <w:right w:val="nil"/>
            </w:tcBorders>
            <w:shd w:val="clear" w:color="auto" w:fill="156082"/>
            <w:noWrap/>
            <w:vAlign w:val="bottom"/>
          </w:tcPr>
          <w:p w14:paraId="210602DF" w14:textId="77777777" w:rsidR="00816506" w:rsidRPr="003A2D1B" w:rsidRDefault="00816506" w:rsidP="00BA3375">
            <w:pPr>
              <w:jc w:val="center"/>
              <w:rPr>
                <w:b/>
                <w:bCs/>
                <w:color w:val="FFFFFF"/>
                <w:szCs w:val="20"/>
              </w:rPr>
            </w:pPr>
            <w:r w:rsidRPr="003A2D1B">
              <w:rPr>
                <w:b/>
                <w:bCs/>
                <w:color w:val="FFFFFF"/>
                <w:szCs w:val="20"/>
              </w:rPr>
              <w:t>Open Zaakbrug</w:t>
            </w:r>
          </w:p>
        </w:tc>
      </w:tr>
      <w:tr w:rsidR="00816506" w:rsidRPr="003A2D1B" w14:paraId="409011CC" w14:textId="77777777" w:rsidTr="00BA3375">
        <w:trPr>
          <w:trHeight w:val="300"/>
        </w:trPr>
        <w:tc>
          <w:tcPr>
            <w:tcW w:w="1838" w:type="dxa"/>
            <w:tcBorders>
              <w:top w:val="single" w:sz="4" w:space="0" w:color="156082"/>
              <w:left w:val="single" w:sz="4" w:space="0" w:color="156082"/>
              <w:bottom w:val="nil"/>
              <w:right w:val="nil"/>
            </w:tcBorders>
            <w:shd w:val="clear" w:color="auto" w:fill="auto"/>
            <w:vAlign w:val="center"/>
            <w:hideMark/>
          </w:tcPr>
          <w:p w14:paraId="33BBC913" w14:textId="77777777" w:rsidR="00816506" w:rsidRPr="003A2D1B" w:rsidRDefault="00816506" w:rsidP="00BA3375">
            <w:pPr>
              <w:jc w:val="center"/>
              <w:rPr>
                <w:color w:val="000000"/>
                <w:szCs w:val="20"/>
              </w:rPr>
            </w:pPr>
            <w:r w:rsidRPr="003A2D1B">
              <w:rPr>
                <w:color w:val="000000"/>
                <w:szCs w:val="20"/>
              </w:rPr>
              <w:t>A</w:t>
            </w:r>
          </w:p>
        </w:tc>
        <w:tc>
          <w:tcPr>
            <w:tcW w:w="2410" w:type="dxa"/>
            <w:tcBorders>
              <w:top w:val="single" w:sz="4" w:space="0" w:color="156082"/>
              <w:left w:val="nil"/>
              <w:bottom w:val="nil"/>
              <w:right w:val="nil"/>
            </w:tcBorders>
            <w:shd w:val="clear" w:color="auto" w:fill="auto"/>
            <w:noWrap/>
            <w:vAlign w:val="bottom"/>
          </w:tcPr>
          <w:p w14:paraId="461DBD70" w14:textId="77777777" w:rsidR="00816506" w:rsidRPr="003A2D1B" w:rsidRDefault="00816506" w:rsidP="00BA3375">
            <w:pPr>
              <w:rPr>
                <w:color w:val="000000"/>
                <w:szCs w:val="20"/>
              </w:rPr>
            </w:pPr>
            <w:r w:rsidRPr="003A2D1B">
              <w:rPr>
                <w:color w:val="000000"/>
                <w:szCs w:val="20"/>
              </w:rPr>
              <w:t>Productieomgeving</w:t>
            </w:r>
          </w:p>
        </w:tc>
        <w:tc>
          <w:tcPr>
            <w:tcW w:w="2268" w:type="dxa"/>
            <w:tcBorders>
              <w:top w:val="single" w:sz="4" w:space="0" w:color="156082"/>
              <w:left w:val="nil"/>
              <w:bottom w:val="nil"/>
              <w:right w:val="nil"/>
            </w:tcBorders>
            <w:shd w:val="clear" w:color="auto" w:fill="auto"/>
            <w:noWrap/>
            <w:vAlign w:val="bottom"/>
          </w:tcPr>
          <w:p w14:paraId="7DF93BDD" w14:textId="77777777" w:rsidR="00816506" w:rsidRPr="003A2D1B" w:rsidRDefault="00816506" w:rsidP="00BA3375">
            <w:pPr>
              <w:rPr>
                <w:color w:val="000000"/>
                <w:szCs w:val="20"/>
              </w:rPr>
            </w:pPr>
            <w:r w:rsidRPr="003A2D1B">
              <w:rPr>
                <w:color w:val="000000"/>
                <w:szCs w:val="20"/>
              </w:rPr>
              <w:t>met cmis-corsa</w:t>
            </w:r>
          </w:p>
        </w:tc>
        <w:tc>
          <w:tcPr>
            <w:tcW w:w="2977" w:type="dxa"/>
            <w:tcBorders>
              <w:top w:val="single" w:sz="4" w:space="0" w:color="156082"/>
              <w:left w:val="nil"/>
              <w:bottom w:val="nil"/>
              <w:right w:val="nil"/>
            </w:tcBorders>
            <w:shd w:val="clear" w:color="auto" w:fill="auto"/>
            <w:noWrap/>
            <w:vAlign w:val="bottom"/>
          </w:tcPr>
          <w:p w14:paraId="5D7A86BE" w14:textId="77777777" w:rsidR="00816506" w:rsidRPr="003A2D1B" w:rsidRDefault="00816506" w:rsidP="00BA3375">
            <w:pPr>
              <w:jc w:val="center"/>
              <w:rPr>
                <w:color w:val="000000"/>
                <w:szCs w:val="20"/>
              </w:rPr>
            </w:pPr>
            <w:r w:rsidRPr="003A2D1B">
              <w:rPr>
                <w:color w:val="000000"/>
                <w:szCs w:val="20"/>
              </w:rPr>
              <w:t>Met huidige versie open zaakbrug</w:t>
            </w:r>
          </w:p>
        </w:tc>
      </w:tr>
      <w:tr w:rsidR="00816506" w:rsidRPr="003A2D1B" w14:paraId="6F128859" w14:textId="77777777" w:rsidTr="00BA3375">
        <w:trPr>
          <w:trHeight w:val="300"/>
        </w:trPr>
        <w:tc>
          <w:tcPr>
            <w:tcW w:w="1838" w:type="dxa"/>
            <w:tcBorders>
              <w:top w:val="single" w:sz="4" w:space="0" w:color="156082"/>
              <w:left w:val="single" w:sz="4" w:space="0" w:color="156082"/>
              <w:bottom w:val="nil"/>
              <w:right w:val="nil"/>
            </w:tcBorders>
            <w:shd w:val="clear" w:color="auto" w:fill="auto"/>
            <w:vAlign w:val="center"/>
            <w:hideMark/>
          </w:tcPr>
          <w:p w14:paraId="720792BA" w14:textId="77777777" w:rsidR="00816506" w:rsidRPr="003A2D1B" w:rsidRDefault="00816506" w:rsidP="00BA3375">
            <w:pPr>
              <w:jc w:val="center"/>
              <w:rPr>
                <w:color w:val="000000"/>
                <w:szCs w:val="20"/>
              </w:rPr>
            </w:pPr>
            <w:r w:rsidRPr="003A2D1B">
              <w:rPr>
                <w:color w:val="000000"/>
                <w:szCs w:val="20"/>
              </w:rPr>
              <w:t>B</w:t>
            </w:r>
          </w:p>
        </w:tc>
        <w:tc>
          <w:tcPr>
            <w:tcW w:w="2410" w:type="dxa"/>
            <w:tcBorders>
              <w:top w:val="single" w:sz="4" w:space="0" w:color="156082"/>
              <w:left w:val="nil"/>
              <w:bottom w:val="nil"/>
              <w:right w:val="nil"/>
            </w:tcBorders>
            <w:shd w:val="clear" w:color="auto" w:fill="auto"/>
            <w:noWrap/>
            <w:vAlign w:val="bottom"/>
          </w:tcPr>
          <w:p w14:paraId="2794DEAF" w14:textId="77777777" w:rsidR="00816506" w:rsidRPr="003A2D1B" w:rsidRDefault="00816506" w:rsidP="00BA3375">
            <w:pPr>
              <w:rPr>
                <w:color w:val="000000"/>
                <w:szCs w:val="20"/>
              </w:rPr>
            </w:pPr>
            <w:r w:rsidRPr="003A2D1B">
              <w:rPr>
                <w:color w:val="000000"/>
                <w:szCs w:val="20"/>
              </w:rPr>
              <w:t>Testomgeving</w:t>
            </w:r>
          </w:p>
        </w:tc>
        <w:tc>
          <w:tcPr>
            <w:tcW w:w="2268" w:type="dxa"/>
            <w:tcBorders>
              <w:top w:val="single" w:sz="4" w:space="0" w:color="156082"/>
              <w:left w:val="nil"/>
              <w:bottom w:val="nil"/>
              <w:right w:val="nil"/>
            </w:tcBorders>
            <w:shd w:val="clear" w:color="auto" w:fill="auto"/>
            <w:noWrap/>
            <w:vAlign w:val="bottom"/>
          </w:tcPr>
          <w:p w14:paraId="152FB5D2" w14:textId="77777777" w:rsidR="00816506" w:rsidRPr="003A2D1B" w:rsidRDefault="00816506" w:rsidP="00BA3375">
            <w:pPr>
              <w:rPr>
                <w:color w:val="000000"/>
                <w:szCs w:val="20"/>
              </w:rPr>
            </w:pPr>
            <w:r w:rsidRPr="003A2D1B">
              <w:rPr>
                <w:color w:val="000000"/>
                <w:szCs w:val="20"/>
              </w:rPr>
              <w:t>met cmis-corsa</w:t>
            </w:r>
          </w:p>
        </w:tc>
        <w:tc>
          <w:tcPr>
            <w:tcW w:w="2977" w:type="dxa"/>
            <w:tcBorders>
              <w:top w:val="single" w:sz="4" w:space="0" w:color="156082"/>
              <w:left w:val="nil"/>
              <w:bottom w:val="nil"/>
              <w:right w:val="nil"/>
            </w:tcBorders>
            <w:shd w:val="clear" w:color="auto" w:fill="auto"/>
            <w:noWrap/>
            <w:vAlign w:val="bottom"/>
          </w:tcPr>
          <w:p w14:paraId="625EEF63" w14:textId="77777777" w:rsidR="00816506" w:rsidRPr="003A2D1B" w:rsidRDefault="00816506" w:rsidP="00BA3375">
            <w:pPr>
              <w:jc w:val="center"/>
              <w:rPr>
                <w:color w:val="000000"/>
                <w:szCs w:val="20"/>
              </w:rPr>
            </w:pPr>
            <w:r w:rsidRPr="003A2D1B">
              <w:rPr>
                <w:color w:val="000000"/>
                <w:szCs w:val="20"/>
              </w:rPr>
              <w:t>Met huidige versie open zaakbrug</w:t>
            </w:r>
          </w:p>
        </w:tc>
      </w:tr>
      <w:tr w:rsidR="00816506" w:rsidRPr="003A2D1B" w14:paraId="6D21ACCA" w14:textId="77777777" w:rsidTr="00BA3375">
        <w:trPr>
          <w:trHeight w:val="300"/>
        </w:trPr>
        <w:tc>
          <w:tcPr>
            <w:tcW w:w="1838" w:type="dxa"/>
            <w:tcBorders>
              <w:top w:val="single" w:sz="4" w:space="0" w:color="156082"/>
              <w:left w:val="single" w:sz="4" w:space="0" w:color="156082"/>
              <w:bottom w:val="nil"/>
              <w:right w:val="nil"/>
            </w:tcBorders>
            <w:shd w:val="clear" w:color="auto" w:fill="auto"/>
            <w:vAlign w:val="center"/>
            <w:hideMark/>
          </w:tcPr>
          <w:p w14:paraId="3505A0F0" w14:textId="77777777" w:rsidR="00816506" w:rsidRPr="003A2D1B" w:rsidRDefault="00816506" w:rsidP="00BA3375">
            <w:pPr>
              <w:jc w:val="center"/>
              <w:rPr>
                <w:color w:val="000000"/>
                <w:szCs w:val="20"/>
              </w:rPr>
            </w:pPr>
            <w:bookmarkStart w:id="9" w:name="_Hlk183526079"/>
            <w:r w:rsidRPr="003A2D1B">
              <w:rPr>
                <w:color w:val="000000"/>
                <w:szCs w:val="20"/>
              </w:rPr>
              <w:t>C</w:t>
            </w:r>
          </w:p>
        </w:tc>
        <w:tc>
          <w:tcPr>
            <w:tcW w:w="2410" w:type="dxa"/>
            <w:tcBorders>
              <w:top w:val="single" w:sz="4" w:space="0" w:color="156082"/>
              <w:left w:val="nil"/>
              <w:bottom w:val="nil"/>
              <w:right w:val="nil"/>
            </w:tcBorders>
            <w:shd w:val="clear" w:color="auto" w:fill="auto"/>
            <w:noWrap/>
            <w:vAlign w:val="bottom"/>
          </w:tcPr>
          <w:p w14:paraId="33FBF287" w14:textId="77777777" w:rsidR="00816506" w:rsidRPr="003A2D1B" w:rsidRDefault="00816506" w:rsidP="00BA3375">
            <w:pPr>
              <w:rPr>
                <w:color w:val="000000"/>
                <w:szCs w:val="20"/>
              </w:rPr>
            </w:pPr>
            <w:r w:rsidRPr="003A2D1B">
              <w:rPr>
                <w:color w:val="000000"/>
                <w:szCs w:val="20"/>
              </w:rPr>
              <w:t>Acceptatie omgeving</w:t>
            </w:r>
          </w:p>
        </w:tc>
        <w:tc>
          <w:tcPr>
            <w:tcW w:w="2268" w:type="dxa"/>
            <w:tcBorders>
              <w:top w:val="single" w:sz="4" w:space="0" w:color="156082"/>
              <w:left w:val="nil"/>
              <w:bottom w:val="nil"/>
              <w:right w:val="nil"/>
            </w:tcBorders>
            <w:shd w:val="clear" w:color="auto" w:fill="auto"/>
            <w:noWrap/>
            <w:vAlign w:val="bottom"/>
          </w:tcPr>
          <w:p w14:paraId="6393E8A0" w14:textId="77777777" w:rsidR="00816506" w:rsidRPr="003A2D1B" w:rsidRDefault="00816506" w:rsidP="00BA3375">
            <w:pPr>
              <w:rPr>
                <w:color w:val="000000"/>
                <w:szCs w:val="20"/>
              </w:rPr>
            </w:pPr>
            <w:r w:rsidRPr="003A2D1B">
              <w:rPr>
                <w:color w:val="000000"/>
                <w:szCs w:val="20"/>
              </w:rPr>
              <w:t>met drc-openzaak</w:t>
            </w:r>
          </w:p>
        </w:tc>
        <w:tc>
          <w:tcPr>
            <w:tcW w:w="2977" w:type="dxa"/>
            <w:tcBorders>
              <w:top w:val="single" w:sz="4" w:space="0" w:color="156082"/>
              <w:left w:val="nil"/>
              <w:bottom w:val="nil"/>
              <w:right w:val="nil"/>
            </w:tcBorders>
            <w:shd w:val="clear" w:color="auto" w:fill="auto"/>
            <w:noWrap/>
            <w:vAlign w:val="bottom"/>
          </w:tcPr>
          <w:p w14:paraId="3C503C2F" w14:textId="77777777" w:rsidR="00816506" w:rsidRPr="003A2D1B" w:rsidRDefault="00816506" w:rsidP="00BA3375">
            <w:pPr>
              <w:jc w:val="center"/>
              <w:rPr>
                <w:color w:val="000000"/>
                <w:szCs w:val="20"/>
              </w:rPr>
            </w:pPr>
            <w:r w:rsidRPr="003A2D1B">
              <w:rPr>
                <w:color w:val="000000"/>
                <w:szCs w:val="20"/>
              </w:rPr>
              <w:t>Met huidige versie open zaakbrug</w:t>
            </w:r>
          </w:p>
        </w:tc>
      </w:tr>
      <w:tr w:rsidR="00816506" w:rsidRPr="003A2D1B" w14:paraId="41D885FC" w14:textId="77777777" w:rsidTr="00BA3375">
        <w:trPr>
          <w:trHeight w:val="300"/>
        </w:trPr>
        <w:tc>
          <w:tcPr>
            <w:tcW w:w="1838" w:type="dxa"/>
            <w:tcBorders>
              <w:top w:val="single" w:sz="4" w:space="0" w:color="156082"/>
              <w:left w:val="single" w:sz="4" w:space="0" w:color="156082"/>
              <w:bottom w:val="single" w:sz="4" w:space="0" w:color="156082"/>
              <w:right w:val="nil"/>
            </w:tcBorders>
            <w:shd w:val="clear" w:color="auto" w:fill="auto"/>
            <w:vAlign w:val="center"/>
            <w:hideMark/>
          </w:tcPr>
          <w:p w14:paraId="3FEEB9CB" w14:textId="77777777" w:rsidR="00816506" w:rsidRPr="003A2D1B" w:rsidRDefault="00816506" w:rsidP="00BA3375">
            <w:pPr>
              <w:jc w:val="center"/>
              <w:rPr>
                <w:color w:val="000000"/>
                <w:szCs w:val="20"/>
              </w:rPr>
            </w:pPr>
            <w:bookmarkStart w:id="10" w:name="_Hlk183526104"/>
            <w:bookmarkEnd w:id="9"/>
            <w:r w:rsidRPr="003A2D1B">
              <w:rPr>
                <w:color w:val="000000"/>
                <w:szCs w:val="20"/>
              </w:rPr>
              <w:t>D</w:t>
            </w:r>
          </w:p>
        </w:tc>
        <w:tc>
          <w:tcPr>
            <w:tcW w:w="2410" w:type="dxa"/>
            <w:tcBorders>
              <w:top w:val="single" w:sz="4" w:space="0" w:color="156082"/>
              <w:left w:val="nil"/>
              <w:bottom w:val="single" w:sz="4" w:space="0" w:color="156082"/>
              <w:right w:val="nil"/>
            </w:tcBorders>
            <w:shd w:val="clear" w:color="auto" w:fill="auto"/>
            <w:noWrap/>
            <w:vAlign w:val="bottom"/>
          </w:tcPr>
          <w:p w14:paraId="445A76B0" w14:textId="77777777" w:rsidR="00816506" w:rsidRPr="003A2D1B" w:rsidRDefault="00816506" w:rsidP="00BA3375">
            <w:pPr>
              <w:rPr>
                <w:color w:val="000000"/>
                <w:szCs w:val="20"/>
              </w:rPr>
            </w:pPr>
            <w:r w:rsidRPr="003A2D1B">
              <w:rPr>
                <w:color w:val="000000"/>
                <w:szCs w:val="20"/>
              </w:rPr>
              <w:t>Acceptatieomgeving in IDE</w:t>
            </w:r>
          </w:p>
        </w:tc>
        <w:tc>
          <w:tcPr>
            <w:tcW w:w="2268" w:type="dxa"/>
            <w:tcBorders>
              <w:top w:val="single" w:sz="4" w:space="0" w:color="156082"/>
              <w:left w:val="nil"/>
              <w:bottom w:val="single" w:sz="4" w:space="0" w:color="156082"/>
              <w:right w:val="nil"/>
            </w:tcBorders>
            <w:shd w:val="clear" w:color="auto" w:fill="auto"/>
            <w:noWrap/>
            <w:vAlign w:val="bottom"/>
          </w:tcPr>
          <w:p w14:paraId="5D8824E3" w14:textId="77777777" w:rsidR="00816506" w:rsidRPr="003A2D1B" w:rsidRDefault="00816506" w:rsidP="00BA3375">
            <w:pPr>
              <w:rPr>
                <w:color w:val="000000"/>
                <w:szCs w:val="20"/>
              </w:rPr>
            </w:pPr>
            <w:r w:rsidRPr="003A2D1B">
              <w:rPr>
                <w:color w:val="000000"/>
                <w:szCs w:val="20"/>
              </w:rPr>
              <w:t>met drc-openzaak</w:t>
            </w:r>
          </w:p>
        </w:tc>
        <w:tc>
          <w:tcPr>
            <w:tcW w:w="2977" w:type="dxa"/>
            <w:tcBorders>
              <w:top w:val="single" w:sz="4" w:space="0" w:color="156082"/>
              <w:left w:val="nil"/>
              <w:bottom w:val="single" w:sz="4" w:space="0" w:color="156082"/>
              <w:right w:val="nil"/>
            </w:tcBorders>
            <w:shd w:val="clear" w:color="auto" w:fill="auto"/>
            <w:noWrap/>
            <w:vAlign w:val="bottom"/>
          </w:tcPr>
          <w:p w14:paraId="4AFC0855" w14:textId="77777777" w:rsidR="00816506" w:rsidRPr="003A2D1B" w:rsidRDefault="00816506" w:rsidP="00BA3375">
            <w:pPr>
              <w:jc w:val="center"/>
              <w:rPr>
                <w:color w:val="000000"/>
                <w:szCs w:val="20"/>
              </w:rPr>
            </w:pPr>
            <w:r w:rsidRPr="003A2D1B">
              <w:rPr>
                <w:color w:val="000000"/>
                <w:szCs w:val="20"/>
              </w:rPr>
              <w:t>Met nieuwe  versie open zaakbrug</w:t>
            </w:r>
          </w:p>
        </w:tc>
      </w:tr>
      <w:bookmarkEnd w:id="10"/>
      <w:tr w:rsidR="00816506" w:rsidRPr="003A2D1B" w14:paraId="17A7BF47" w14:textId="77777777" w:rsidTr="00BA3375">
        <w:trPr>
          <w:trHeight w:val="300"/>
        </w:trPr>
        <w:tc>
          <w:tcPr>
            <w:tcW w:w="1838" w:type="dxa"/>
            <w:tcBorders>
              <w:top w:val="single" w:sz="4" w:space="0" w:color="156082"/>
              <w:left w:val="single" w:sz="4" w:space="0" w:color="156082"/>
              <w:bottom w:val="single" w:sz="4" w:space="0" w:color="156082"/>
              <w:right w:val="nil"/>
            </w:tcBorders>
            <w:shd w:val="clear" w:color="auto" w:fill="auto"/>
            <w:vAlign w:val="center"/>
          </w:tcPr>
          <w:p w14:paraId="2A98FDF9" w14:textId="77777777" w:rsidR="00816506" w:rsidRPr="003A2D1B" w:rsidRDefault="00816506" w:rsidP="00BA3375">
            <w:pPr>
              <w:jc w:val="center"/>
              <w:rPr>
                <w:color w:val="000000"/>
                <w:szCs w:val="20"/>
              </w:rPr>
            </w:pPr>
            <w:r w:rsidRPr="003A2D1B">
              <w:rPr>
                <w:color w:val="000000"/>
                <w:szCs w:val="20"/>
              </w:rPr>
              <w:t>E</w:t>
            </w:r>
          </w:p>
        </w:tc>
        <w:tc>
          <w:tcPr>
            <w:tcW w:w="2410" w:type="dxa"/>
            <w:tcBorders>
              <w:top w:val="single" w:sz="4" w:space="0" w:color="156082"/>
              <w:left w:val="nil"/>
              <w:bottom w:val="single" w:sz="4" w:space="0" w:color="156082"/>
              <w:right w:val="nil"/>
            </w:tcBorders>
            <w:shd w:val="clear" w:color="auto" w:fill="auto"/>
            <w:noWrap/>
            <w:vAlign w:val="bottom"/>
          </w:tcPr>
          <w:p w14:paraId="4A5402BD" w14:textId="77777777" w:rsidR="00816506" w:rsidRPr="003A2D1B" w:rsidRDefault="00816506" w:rsidP="00BA3375">
            <w:pPr>
              <w:rPr>
                <w:color w:val="000000"/>
                <w:szCs w:val="20"/>
              </w:rPr>
            </w:pPr>
            <w:r w:rsidRPr="003A2D1B">
              <w:rPr>
                <w:color w:val="000000"/>
                <w:szCs w:val="20"/>
              </w:rPr>
              <w:t>Acceptatieomgeving in IDE</w:t>
            </w:r>
          </w:p>
        </w:tc>
        <w:tc>
          <w:tcPr>
            <w:tcW w:w="2268" w:type="dxa"/>
            <w:tcBorders>
              <w:top w:val="single" w:sz="4" w:space="0" w:color="156082"/>
              <w:left w:val="nil"/>
              <w:bottom w:val="single" w:sz="4" w:space="0" w:color="156082"/>
              <w:right w:val="nil"/>
            </w:tcBorders>
            <w:shd w:val="clear" w:color="auto" w:fill="auto"/>
            <w:noWrap/>
            <w:vAlign w:val="bottom"/>
          </w:tcPr>
          <w:p w14:paraId="13F9D8DE" w14:textId="77777777" w:rsidR="00816506" w:rsidRPr="003A2D1B" w:rsidRDefault="00816506" w:rsidP="00BA3375">
            <w:pPr>
              <w:rPr>
                <w:color w:val="000000"/>
                <w:szCs w:val="20"/>
              </w:rPr>
            </w:pPr>
            <w:r w:rsidRPr="003A2D1B">
              <w:rPr>
                <w:color w:val="000000"/>
                <w:szCs w:val="20"/>
              </w:rPr>
              <w:t>met drc-corsa</w:t>
            </w:r>
          </w:p>
        </w:tc>
        <w:tc>
          <w:tcPr>
            <w:tcW w:w="2977" w:type="dxa"/>
            <w:tcBorders>
              <w:top w:val="single" w:sz="4" w:space="0" w:color="156082"/>
              <w:left w:val="nil"/>
              <w:bottom w:val="single" w:sz="4" w:space="0" w:color="156082"/>
              <w:right w:val="nil"/>
            </w:tcBorders>
            <w:shd w:val="clear" w:color="auto" w:fill="auto"/>
            <w:noWrap/>
            <w:vAlign w:val="bottom"/>
          </w:tcPr>
          <w:p w14:paraId="730165B5" w14:textId="77777777" w:rsidR="00816506" w:rsidRPr="003A2D1B" w:rsidRDefault="00816506" w:rsidP="00BA3375">
            <w:pPr>
              <w:jc w:val="center"/>
              <w:rPr>
                <w:color w:val="000000"/>
                <w:szCs w:val="20"/>
              </w:rPr>
            </w:pPr>
            <w:r w:rsidRPr="003A2D1B">
              <w:rPr>
                <w:color w:val="000000"/>
                <w:szCs w:val="20"/>
              </w:rPr>
              <w:t>Met nieuwe  versie open zaakbrug</w:t>
            </w:r>
          </w:p>
        </w:tc>
      </w:tr>
      <w:tr w:rsidR="00816506" w:rsidRPr="003A2D1B" w14:paraId="050D7D46" w14:textId="77777777" w:rsidTr="00BA3375">
        <w:trPr>
          <w:trHeight w:val="300"/>
        </w:trPr>
        <w:tc>
          <w:tcPr>
            <w:tcW w:w="1838" w:type="dxa"/>
            <w:tcBorders>
              <w:top w:val="single" w:sz="4" w:space="0" w:color="156082"/>
              <w:left w:val="single" w:sz="4" w:space="0" w:color="156082"/>
              <w:bottom w:val="single" w:sz="4" w:space="0" w:color="156082"/>
              <w:right w:val="nil"/>
            </w:tcBorders>
            <w:shd w:val="clear" w:color="auto" w:fill="auto"/>
            <w:vAlign w:val="center"/>
          </w:tcPr>
          <w:p w14:paraId="1961B746" w14:textId="77777777" w:rsidR="00816506" w:rsidRPr="003A2D1B" w:rsidRDefault="00816506" w:rsidP="00BA3375">
            <w:pPr>
              <w:jc w:val="center"/>
              <w:rPr>
                <w:color w:val="000000"/>
                <w:szCs w:val="20"/>
              </w:rPr>
            </w:pPr>
            <w:r w:rsidRPr="003A2D1B">
              <w:rPr>
                <w:color w:val="000000"/>
                <w:szCs w:val="20"/>
              </w:rPr>
              <w:t>F</w:t>
            </w:r>
          </w:p>
        </w:tc>
        <w:tc>
          <w:tcPr>
            <w:tcW w:w="2410" w:type="dxa"/>
            <w:tcBorders>
              <w:top w:val="single" w:sz="4" w:space="0" w:color="156082"/>
              <w:left w:val="nil"/>
              <w:bottom w:val="single" w:sz="4" w:space="0" w:color="156082"/>
              <w:right w:val="nil"/>
            </w:tcBorders>
            <w:shd w:val="clear" w:color="auto" w:fill="auto"/>
            <w:noWrap/>
            <w:vAlign w:val="bottom"/>
          </w:tcPr>
          <w:p w14:paraId="54C0BFE9" w14:textId="77777777" w:rsidR="00816506" w:rsidRPr="003A2D1B" w:rsidRDefault="00816506" w:rsidP="00BA3375">
            <w:pPr>
              <w:rPr>
                <w:color w:val="000000"/>
                <w:szCs w:val="20"/>
              </w:rPr>
            </w:pPr>
            <w:r w:rsidRPr="003A2D1B">
              <w:rPr>
                <w:color w:val="000000"/>
                <w:szCs w:val="20"/>
              </w:rPr>
              <w:t>Ontwikkelomgeving in IDE</w:t>
            </w:r>
          </w:p>
        </w:tc>
        <w:tc>
          <w:tcPr>
            <w:tcW w:w="2268" w:type="dxa"/>
            <w:tcBorders>
              <w:top w:val="single" w:sz="4" w:space="0" w:color="156082"/>
              <w:left w:val="nil"/>
              <w:bottom w:val="single" w:sz="4" w:space="0" w:color="156082"/>
              <w:right w:val="nil"/>
            </w:tcBorders>
            <w:shd w:val="clear" w:color="auto" w:fill="auto"/>
            <w:noWrap/>
            <w:vAlign w:val="bottom"/>
          </w:tcPr>
          <w:p w14:paraId="018F326D" w14:textId="77777777" w:rsidR="00816506" w:rsidRPr="003A2D1B" w:rsidRDefault="00816506" w:rsidP="00BA3375">
            <w:pPr>
              <w:rPr>
                <w:color w:val="000000"/>
                <w:szCs w:val="20"/>
              </w:rPr>
            </w:pPr>
            <w:r w:rsidRPr="003A2D1B">
              <w:rPr>
                <w:color w:val="000000"/>
                <w:szCs w:val="20"/>
              </w:rPr>
              <w:t>met drc-openzaak</w:t>
            </w:r>
          </w:p>
        </w:tc>
        <w:tc>
          <w:tcPr>
            <w:tcW w:w="2977" w:type="dxa"/>
            <w:tcBorders>
              <w:top w:val="single" w:sz="4" w:space="0" w:color="156082"/>
              <w:left w:val="nil"/>
              <w:bottom w:val="single" w:sz="4" w:space="0" w:color="156082"/>
              <w:right w:val="nil"/>
            </w:tcBorders>
            <w:shd w:val="clear" w:color="auto" w:fill="auto"/>
            <w:noWrap/>
            <w:vAlign w:val="bottom"/>
          </w:tcPr>
          <w:p w14:paraId="6D8E3ED6" w14:textId="77777777" w:rsidR="00816506" w:rsidRPr="003A2D1B" w:rsidRDefault="00816506" w:rsidP="00BA3375">
            <w:pPr>
              <w:jc w:val="center"/>
              <w:rPr>
                <w:color w:val="000000"/>
                <w:szCs w:val="20"/>
              </w:rPr>
            </w:pPr>
            <w:r w:rsidRPr="003A2D1B">
              <w:rPr>
                <w:color w:val="000000"/>
                <w:szCs w:val="20"/>
              </w:rPr>
              <w:t>Met nieuwe  versie open zaakbrug</w:t>
            </w:r>
          </w:p>
        </w:tc>
      </w:tr>
      <w:tr w:rsidR="00816506" w:rsidRPr="003A2D1B" w14:paraId="1430B38C" w14:textId="77777777" w:rsidTr="00BA3375">
        <w:trPr>
          <w:trHeight w:val="300"/>
        </w:trPr>
        <w:tc>
          <w:tcPr>
            <w:tcW w:w="1838" w:type="dxa"/>
            <w:tcBorders>
              <w:top w:val="single" w:sz="4" w:space="0" w:color="156082"/>
              <w:left w:val="single" w:sz="4" w:space="0" w:color="156082"/>
              <w:bottom w:val="single" w:sz="4" w:space="0" w:color="156082"/>
              <w:right w:val="nil"/>
            </w:tcBorders>
            <w:shd w:val="clear" w:color="auto" w:fill="auto"/>
            <w:vAlign w:val="center"/>
          </w:tcPr>
          <w:p w14:paraId="718BAA3D" w14:textId="77777777" w:rsidR="00816506" w:rsidRPr="003A2D1B" w:rsidRDefault="00816506" w:rsidP="00BA3375">
            <w:pPr>
              <w:jc w:val="center"/>
              <w:rPr>
                <w:color w:val="000000"/>
                <w:szCs w:val="20"/>
              </w:rPr>
            </w:pPr>
            <w:r w:rsidRPr="003A2D1B">
              <w:rPr>
                <w:color w:val="000000"/>
                <w:szCs w:val="20"/>
              </w:rPr>
              <w:t>G</w:t>
            </w:r>
          </w:p>
        </w:tc>
        <w:tc>
          <w:tcPr>
            <w:tcW w:w="2410" w:type="dxa"/>
            <w:tcBorders>
              <w:top w:val="single" w:sz="4" w:space="0" w:color="156082"/>
              <w:left w:val="nil"/>
              <w:bottom w:val="single" w:sz="4" w:space="0" w:color="156082"/>
              <w:right w:val="nil"/>
            </w:tcBorders>
            <w:shd w:val="clear" w:color="auto" w:fill="auto"/>
            <w:noWrap/>
            <w:vAlign w:val="bottom"/>
          </w:tcPr>
          <w:p w14:paraId="160ECEC3" w14:textId="77777777" w:rsidR="00816506" w:rsidRPr="003A2D1B" w:rsidRDefault="00816506" w:rsidP="00BA3375">
            <w:pPr>
              <w:rPr>
                <w:color w:val="000000"/>
                <w:szCs w:val="20"/>
              </w:rPr>
            </w:pPr>
            <w:r w:rsidRPr="003A2D1B">
              <w:rPr>
                <w:color w:val="000000"/>
                <w:szCs w:val="20"/>
              </w:rPr>
              <w:t>Ontwikkelomgeving in IDE</w:t>
            </w:r>
          </w:p>
        </w:tc>
        <w:tc>
          <w:tcPr>
            <w:tcW w:w="2268" w:type="dxa"/>
            <w:tcBorders>
              <w:top w:val="single" w:sz="4" w:space="0" w:color="156082"/>
              <w:left w:val="nil"/>
              <w:bottom w:val="single" w:sz="4" w:space="0" w:color="156082"/>
              <w:right w:val="nil"/>
            </w:tcBorders>
            <w:shd w:val="clear" w:color="auto" w:fill="auto"/>
            <w:noWrap/>
            <w:vAlign w:val="bottom"/>
          </w:tcPr>
          <w:p w14:paraId="511ED832" w14:textId="77777777" w:rsidR="00816506" w:rsidRPr="003A2D1B" w:rsidRDefault="00816506" w:rsidP="00BA3375">
            <w:pPr>
              <w:rPr>
                <w:color w:val="000000"/>
                <w:szCs w:val="20"/>
              </w:rPr>
            </w:pPr>
            <w:r w:rsidRPr="003A2D1B">
              <w:rPr>
                <w:color w:val="000000"/>
                <w:szCs w:val="20"/>
              </w:rPr>
              <w:t>met drc-openzaak</w:t>
            </w:r>
          </w:p>
        </w:tc>
        <w:tc>
          <w:tcPr>
            <w:tcW w:w="2977" w:type="dxa"/>
            <w:tcBorders>
              <w:top w:val="single" w:sz="4" w:space="0" w:color="156082"/>
              <w:left w:val="nil"/>
              <w:bottom w:val="single" w:sz="4" w:space="0" w:color="156082"/>
              <w:right w:val="nil"/>
            </w:tcBorders>
            <w:shd w:val="clear" w:color="auto" w:fill="auto"/>
            <w:noWrap/>
            <w:vAlign w:val="bottom"/>
          </w:tcPr>
          <w:p w14:paraId="2758C956" w14:textId="77777777" w:rsidR="00816506" w:rsidRPr="003A2D1B" w:rsidRDefault="00816506" w:rsidP="00BA3375">
            <w:pPr>
              <w:jc w:val="center"/>
              <w:rPr>
                <w:color w:val="000000"/>
                <w:szCs w:val="20"/>
              </w:rPr>
            </w:pPr>
            <w:r w:rsidRPr="003A2D1B">
              <w:rPr>
                <w:color w:val="000000"/>
                <w:szCs w:val="20"/>
              </w:rPr>
              <w:t>Met expand versie open zaakbrug</w:t>
            </w:r>
          </w:p>
        </w:tc>
      </w:tr>
    </w:tbl>
    <w:p w14:paraId="2B64CA64" w14:textId="77777777" w:rsidR="00816506" w:rsidRPr="003A2D1B" w:rsidRDefault="00816506" w:rsidP="00816506">
      <w:pPr>
        <w:rPr>
          <w:rFonts w:eastAsiaTheme="majorEastAsia" w:cstheme="majorBidi"/>
          <w:color w:val="2F5496" w:themeColor="accent1" w:themeShade="BF"/>
          <w:sz w:val="26"/>
          <w:szCs w:val="26"/>
        </w:rPr>
      </w:pPr>
      <w:r w:rsidRPr="003A2D1B">
        <w:br w:type="page"/>
      </w:r>
    </w:p>
    <w:p w14:paraId="54B53193" w14:textId="77777777" w:rsidR="00816506" w:rsidRPr="003A2D1B" w:rsidRDefault="00816506" w:rsidP="00816506">
      <w:pPr>
        <w:pStyle w:val="Kop2"/>
      </w:pPr>
      <w:r w:rsidRPr="003A2D1B">
        <w:t>Corrigeren voor afwijkingen</w:t>
      </w:r>
    </w:p>
    <w:p w14:paraId="463BA6AC" w14:textId="77777777" w:rsidR="00816506" w:rsidRPr="003A2D1B" w:rsidRDefault="00816506" w:rsidP="00B461DD">
      <w:r w:rsidRPr="003A2D1B">
        <w:t>In dit onderzoek zijn verschillende platformconfiguraties geëvalueerd om de impact op de prestaties van de OpenZaakBrug en de onderliggende Document Registratie Componenten (DRC's) te bepalen. Hierin vallen de volgende varianten te onderkennen:</w:t>
      </w:r>
    </w:p>
    <w:p w14:paraId="7975FF41" w14:textId="77777777" w:rsidR="00816506" w:rsidRPr="003A2D1B" w:rsidRDefault="2F5BA955" w:rsidP="1292ACB7">
      <w:pPr>
        <w:pStyle w:val="Lijstalinea"/>
        <w:numPr>
          <w:ilvl w:val="0"/>
          <w:numId w:val="25"/>
        </w:numPr>
        <w:rPr>
          <w:rFonts w:ascii="Trebuchet MS" w:eastAsia="Trebuchet MS" w:hAnsi="Trebuchet MS" w:cs="Trebuchet MS"/>
          <w:rPrChange w:id="11" w:author="Auke Valk" w:date="2024-11-28T12:11:00Z">
            <w:rPr/>
          </w:rPrChange>
        </w:rPr>
      </w:pPr>
      <w:r w:rsidRPr="003A2D1B">
        <w:rPr>
          <w:rFonts w:ascii="Trebuchet MS" w:eastAsia="Trebuchet MS" w:hAnsi="Trebuchet MS" w:cs="Trebuchet MS"/>
          <w:rPrChange w:id="12" w:author="Auke Valk" w:date="2024-11-28T12:11:00Z">
            <w:rPr/>
          </w:rPrChange>
        </w:rPr>
        <w:t>Alles ge</w:t>
      </w:r>
      <w:del w:id="13" w:author="Auke Valk" w:date="2024-11-28T12:09:00Z">
        <w:r w:rsidR="00816506" w:rsidRPr="003A2D1B" w:rsidDel="2F5BA955">
          <w:rPr>
            <w:rFonts w:ascii="Trebuchet MS" w:eastAsia="Trebuchet MS" w:hAnsi="Trebuchet MS" w:cs="Trebuchet MS"/>
            <w:rPrChange w:id="14" w:author="Auke Valk" w:date="2024-11-28T12:11:00Z">
              <w:rPr/>
            </w:rPrChange>
          </w:rPr>
          <w:delText>i</w:delText>
        </w:r>
      </w:del>
      <w:ins w:id="15" w:author="Auke Valk" w:date="2024-11-28T12:09:00Z">
        <w:r w:rsidR="3738C183" w:rsidRPr="003A2D1B">
          <w:rPr>
            <w:rFonts w:ascii="Trebuchet MS" w:eastAsia="Trebuchet MS" w:hAnsi="Trebuchet MS" w:cs="Trebuchet MS"/>
            <w:rPrChange w:id="16" w:author="Auke Valk" w:date="2024-11-28T12:11:00Z">
              <w:rPr/>
            </w:rPrChange>
          </w:rPr>
          <w:t>ï</w:t>
        </w:r>
      </w:ins>
      <w:r w:rsidRPr="003A2D1B">
        <w:rPr>
          <w:rFonts w:ascii="Trebuchet MS" w:eastAsia="Trebuchet MS" w:hAnsi="Trebuchet MS" w:cs="Trebuchet MS"/>
          <w:rPrChange w:id="17" w:author="Auke Valk" w:date="2024-11-28T12:11:00Z">
            <w:rPr/>
          </w:rPrChange>
        </w:rPr>
        <w:t>nstalleerd on prem (A, B, C)</w:t>
      </w:r>
    </w:p>
    <w:p w14:paraId="3ECE5A99" w14:textId="77777777" w:rsidR="00816506" w:rsidRPr="003A2D1B" w:rsidRDefault="2F5BA955" w:rsidP="1292ACB7">
      <w:pPr>
        <w:pStyle w:val="Lijstalinea"/>
        <w:numPr>
          <w:ilvl w:val="0"/>
          <w:numId w:val="25"/>
        </w:numPr>
        <w:rPr>
          <w:rFonts w:ascii="Trebuchet MS" w:eastAsia="Trebuchet MS" w:hAnsi="Trebuchet MS" w:cs="Trebuchet MS"/>
          <w:rPrChange w:id="18" w:author="Auke Valk" w:date="2024-11-28T12:11:00Z">
            <w:rPr/>
          </w:rPrChange>
        </w:rPr>
      </w:pPr>
      <w:r w:rsidRPr="003A2D1B">
        <w:rPr>
          <w:rFonts w:ascii="Trebuchet MS" w:eastAsia="Trebuchet MS" w:hAnsi="Trebuchet MS" w:cs="Trebuchet MS"/>
          <w:rPrChange w:id="19" w:author="Auke Valk" w:date="2024-11-28T12:11:00Z">
            <w:rPr/>
          </w:rPrChange>
        </w:rPr>
        <w:t xml:space="preserve">Open Zaakbrug in IDE, het overige </w:t>
      </w:r>
      <w:r w:rsidR="2450040C" w:rsidRPr="003A2D1B">
        <w:rPr>
          <w:rFonts w:ascii="Trebuchet MS" w:eastAsia="Trebuchet MS" w:hAnsi="Trebuchet MS" w:cs="Trebuchet MS"/>
          <w:rPrChange w:id="20" w:author="Auke Valk" w:date="2024-11-28T12:11:00Z">
            <w:rPr/>
          </w:rPrChange>
        </w:rPr>
        <w:t>geïnstalleerd</w:t>
      </w:r>
      <w:r w:rsidRPr="003A2D1B">
        <w:rPr>
          <w:rFonts w:ascii="Trebuchet MS" w:eastAsia="Trebuchet MS" w:hAnsi="Trebuchet MS" w:cs="Trebuchet MS"/>
          <w:rPrChange w:id="21" w:author="Auke Valk" w:date="2024-11-28T12:11:00Z">
            <w:rPr/>
          </w:rPrChange>
        </w:rPr>
        <w:t xml:space="preserve"> on prem (D, E)</w:t>
      </w:r>
    </w:p>
    <w:p w14:paraId="0D766E56" w14:textId="77777777" w:rsidR="00816506" w:rsidRPr="003A2D1B" w:rsidRDefault="2F5BA955" w:rsidP="1292ACB7">
      <w:pPr>
        <w:pStyle w:val="Lijstalinea"/>
        <w:numPr>
          <w:ilvl w:val="0"/>
          <w:numId w:val="25"/>
        </w:numPr>
        <w:rPr>
          <w:rFonts w:ascii="Trebuchet MS" w:eastAsia="Trebuchet MS" w:hAnsi="Trebuchet MS" w:cs="Trebuchet MS"/>
          <w:rPrChange w:id="22" w:author="Auke Valk" w:date="2024-11-28T12:11:00Z">
            <w:rPr/>
          </w:rPrChange>
        </w:rPr>
      </w:pPr>
      <w:r w:rsidRPr="003A2D1B">
        <w:rPr>
          <w:rFonts w:ascii="Trebuchet MS" w:eastAsia="Trebuchet MS" w:hAnsi="Trebuchet MS" w:cs="Trebuchet MS"/>
          <w:rPrChange w:id="23" w:author="Auke Valk" w:date="2024-11-28T12:11:00Z">
            <w:rPr/>
          </w:rPrChange>
        </w:rPr>
        <w:t>Open Zaakbrug in IDE, Open Zaak als SAAS (F, G)</w:t>
      </w:r>
    </w:p>
    <w:p w14:paraId="1373890D" w14:textId="77777777" w:rsidR="00816506" w:rsidRPr="003A2D1B" w:rsidRDefault="00816506" w:rsidP="00B461DD"/>
    <w:p w14:paraId="525D66DA" w14:textId="77777777" w:rsidR="00816506" w:rsidRPr="003A2D1B" w:rsidRDefault="2F5BA955" w:rsidP="1292ACB7">
      <w:pPr>
        <w:rPr>
          <w:rFonts w:eastAsia="Trebuchet MS" w:cs="Trebuchet MS"/>
          <w:rPrChange w:id="24" w:author="Auke Valk" w:date="2024-11-28T12:11:00Z">
            <w:rPr/>
          </w:rPrChange>
        </w:rPr>
      </w:pPr>
      <w:r w:rsidRPr="003A2D1B">
        <w:t xml:space="preserve">Om de verschillende platformconfiguraties te kunnen vergelijken wordt “OpenZaak DRC met nieuwe Open Zaakbrug” als referentie gebruikt. Dit </w:t>
      </w:r>
      <w:r w:rsidR="0875008D" w:rsidRPr="003A2D1B">
        <w:t>betekent</w:t>
      </w:r>
      <w:r w:rsidRPr="003A2D1B">
        <w:t xml:space="preserve"> dat de afwijking tussen de Omgevingen kunnen vergelijken met de volgende Omgeving en configuraties:</w:t>
      </w:r>
    </w:p>
    <w:p w14:paraId="643F9CB3" w14:textId="77777777" w:rsidR="00B461DD" w:rsidRPr="003A2D1B" w:rsidRDefault="2F5BA955" w:rsidP="1292ACB7">
      <w:pPr>
        <w:pStyle w:val="Lijstalinea"/>
        <w:numPr>
          <w:ilvl w:val="0"/>
          <w:numId w:val="26"/>
        </w:numPr>
        <w:rPr>
          <w:rFonts w:ascii="Trebuchet MS" w:eastAsia="Trebuchet MS" w:hAnsi="Trebuchet MS" w:cs="Trebuchet MS"/>
          <w:rPrChange w:id="25" w:author="Auke Valk" w:date="2024-11-28T12:11:00Z">
            <w:rPr/>
          </w:rPrChange>
        </w:rPr>
      </w:pPr>
      <w:r w:rsidRPr="003A2D1B">
        <w:rPr>
          <w:rFonts w:ascii="Trebuchet MS" w:eastAsia="Trebuchet MS" w:hAnsi="Trebuchet MS" w:cs="Trebuchet MS"/>
          <w:rPrChange w:id="26" w:author="Auke Valk" w:date="2024-11-28T12:11:00Z">
            <w:rPr/>
          </w:rPrChange>
        </w:rPr>
        <w:t>C</w:t>
      </w:r>
      <w:r w:rsidR="00816506" w:rsidRPr="003A2D1B">
        <w:rPr>
          <w:rFonts w:ascii="Trebuchet MS" w:hAnsi="Trebuchet MS"/>
        </w:rPr>
        <w:tab/>
      </w:r>
      <w:r w:rsidRPr="003A2D1B">
        <w:rPr>
          <w:rFonts w:ascii="Trebuchet MS" w:eastAsia="Trebuchet MS" w:hAnsi="Trebuchet MS" w:cs="Trebuchet MS"/>
          <w:rPrChange w:id="27" w:author="Auke Valk" w:date="2024-11-28T12:11:00Z">
            <w:rPr/>
          </w:rPrChange>
        </w:rPr>
        <w:t xml:space="preserve">Acceptatie omgeving met drc-openzaak en de huidige versie open zaakbrug </w:t>
      </w:r>
      <w:r w:rsidR="6C8E1B8B" w:rsidRPr="003A2D1B">
        <w:rPr>
          <w:rFonts w:ascii="Trebuchet MS" w:eastAsia="Trebuchet MS" w:hAnsi="Trebuchet MS" w:cs="Trebuchet MS"/>
          <w:rPrChange w:id="28" w:author="Auke Valk" w:date="2024-11-28T12:11:00Z">
            <w:rPr/>
          </w:rPrChange>
        </w:rPr>
        <w:t>geïnstalleerd</w:t>
      </w:r>
      <w:r w:rsidRPr="003A2D1B">
        <w:rPr>
          <w:rFonts w:ascii="Trebuchet MS" w:eastAsia="Trebuchet MS" w:hAnsi="Trebuchet MS" w:cs="Trebuchet MS"/>
          <w:rPrChange w:id="29" w:author="Auke Valk" w:date="2024-11-28T12:11:00Z">
            <w:rPr/>
          </w:rPrChange>
        </w:rPr>
        <w:t xml:space="preserve"> on prem</w:t>
      </w:r>
    </w:p>
    <w:p w14:paraId="776B6141" w14:textId="77777777" w:rsidR="00B461DD" w:rsidRPr="003A2D1B" w:rsidRDefault="2F5BA955" w:rsidP="1292ACB7">
      <w:pPr>
        <w:pStyle w:val="Lijstalinea"/>
        <w:numPr>
          <w:ilvl w:val="0"/>
          <w:numId w:val="26"/>
        </w:numPr>
        <w:rPr>
          <w:rFonts w:ascii="Trebuchet MS" w:eastAsia="Trebuchet MS" w:hAnsi="Trebuchet MS" w:cs="Trebuchet MS"/>
          <w:rPrChange w:id="30" w:author="Auke Valk" w:date="2024-11-28T12:11:00Z">
            <w:rPr/>
          </w:rPrChange>
        </w:rPr>
      </w:pPr>
      <w:r w:rsidRPr="003A2D1B">
        <w:rPr>
          <w:rFonts w:ascii="Trebuchet MS" w:eastAsia="Trebuchet MS" w:hAnsi="Trebuchet MS" w:cs="Trebuchet MS"/>
          <w:rPrChange w:id="31" w:author="Auke Valk" w:date="2024-11-28T12:11:00Z">
            <w:rPr/>
          </w:rPrChange>
        </w:rPr>
        <w:t>D</w:t>
      </w:r>
      <w:r w:rsidR="00816506" w:rsidRPr="003A2D1B">
        <w:rPr>
          <w:rFonts w:ascii="Trebuchet MS" w:hAnsi="Trebuchet MS"/>
        </w:rPr>
        <w:tab/>
      </w:r>
      <w:r w:rsidRPr="003A2D1B">
        <w:rPr>
          <w:rFonts w:ascii="Trebuchet MS" w:eastAsia="Trebuchet MS" w:hAnsi="Trebuchet MS" w:cs="Trebuchet MS"/>
          <w:rPrChange w:id="32" w:author="Auke Valk" w:date="2024-11-28T12:11:00Z">
            <w:rPr/>
          </w:rPrChange>
        </w:rPr>
        <w:t xml:space="preserve">Acceptatieomgeving in IDE met drc-openzaak en de </w:t>
      </w:r>
      <w:r w:rsidR="1EA543ED" w:rsidRPr="003A2D1B">
        <w:rPr>
          <w:rFonts w:ascii="Trebuchet MS" w:eastAsia="Trebuchet MS" w:hAnsi="Trebuchet MS" w:cs="Trebuchet MS"/>
        </w:rPr>
        <w:t>nieuwe versie</w:t>
      </w:r>
      <w:r w:rsidRPr="003A2D1B">
        <w:rPr>
          <w:rFonts w:ascii="Trebuchet MS" w:eastAsia="Trebuchet MS" w:hAnsi="Trebuchet MS" w:cs="Trebuchet MS"/>
          <w:rPrChange w:id="33" w:author="Auke Valk" w:date="2024-11-28T12:11:00Z">
            <w:rPr/>
          </w:rPrChange>
        </w:rPr>
        <w:t xml:space="preserve"> open zaakbrug in de IDE on prem</w:t>
      </w:r>
    </w:p>
    <w:p w14:paraId="6D7EFFD5" w14:textId="77777777" w:rsidR="00816506" w:rsidRPr="003A2D1B" w:rsidRDefault="2F5BA955" w:rsidP="1292ACB7">
      <w:pPr>
        <w:pStyle w:val="Lijstalinea"/>
        <w:numPr>
          <w:ilvl w:val="0"/>
          <w:numId w:val="26"/>
        </w:numPr>
        <w:rPr>
          <w:rFonts w:ascii="Trebuchet MS" w:eastAsia="Trebuchet MS" w:hAnsi="Trebuchet MS" w:cs="Trebuchet MS"/>
          <w:rPrChange w:id="34" w:author="Auke Valk" w:date="2024-11-28T12:11:00Z">
            <w:rPr/>
          </w:rPrChange>
        </w:rPr>
      </w:pPr>
      <w:r w:rsidRPr="003A2D1B">
        <w:rPr>
          <w:rFonts w:ascii="Trebuchet MS" w:eastAsia="Trebuchet MS" w:hAnsi="Trebuchet MS" w:cs="Trebuchet MS"/>
          <w:rPrChange w:id="35" w:author="Auke Valk" w:date="2024-11-28T12:11:00Z">
            <w:rPr/>
          </w:rPrChange>
        </w:rPr>
        <w:t>F</w:t>
      </w:r>
      <w:r w:rsidR="00816506" w:rsidRPr="003A2D1B">
        <w:rPr>
          <w:rFonts w:ascii="Trebuchet MS" w:hAnsi="Trebuchet MS"/>
        </w:rPr>
        <w:tab/>
      </w:r>
      <w:r w:rsidRPr="003A2D1B">
        <w:rPr>
          <w:rFonts w:ascii="Trebuchet MS" w:eastAsia="Trebuchet MS" w:hAnsi="Trebuchet MS" w:cs="Trebuchet MS"/>
          <w:rPrChange w:id="36" w:author="Auke Valk" w:date="2024-11-28T12:11:00Z">
            <w:rPr/>
          </w:rPrChange>
        </w:rPr>
        <w:t xml:space="preserve">Ontwikkelomgeving in IDE met drc-openzaak en de </w:t>
      </w:r>
      <w:r w:rsidR="3F30E52E" w:rsidRPr="003A2D1B">
        <w:rPr>
          <w:rFonts w:ascii="Trebuchet MS" w:eastAsia="Trebuchet MS" w:hAnsi="Trebuchet MS" w:cs="Trebuchet MS"/>
        </w:rPr>
        <w:t>nieuwe versie</w:t>
      </w:r>
      <w:r w:rsidRPr="003A2D1B">
        <w:rPr>
          <w:rFonts w:ascii="Trebuchet MS" w:eastAsia="Trebuchet MS" w:hAnsi="Trebuchet MS" w:cs="Trebuchet MS"/>
          <w:rPrChange w:id="37" w:author="Auke Valk" w:date="2024-11-28T12:11:00Z">
            <w:rPr/>
          </w:rPrChange>
        </w:rPr>
        <w:t xml:space="preserve"> open zaakbrug in de IDE en SAAS</w:t>
      </w:r>
    </w:p>
    <w:p w14:paraId="3C298D15" w14:textId="77777777" w:rsidR="00B461DD" w:rsidRPr="003A2D1B" w:rsidRDefault="00B461DD" w:rsidP="00B461DD"/>
    <w:tbl>
      <w:tblPr>
        <w:tblW w:w="9020" w:type="dxa"/>
        <w:tblInd w:w="75" w:type="dxa"/>
        <w:tblCellMar>
          <w:left w:w="70" w:type="dxa"/>
          <w:right w:w="70" w:type="dxa"/>
        </w:tblCellMar>
        <w:tblLook w:val="04A0" w:firstRow="1" w:lastRow="0" w:firstColumn="1" w:lastColumn="0" w:noHBand="0" w:noVBand="1"/>
      </w:tblPr>
      <w:tblGrid>
        <w:gridCol w:w="1513"/>
        <w:gridCol w:w="516"/>
        <w:gridCol w:w="1209"/>
        <w:gridCol w:w="723"/>
        <w:gridCol w:w="573"/>
        <w:gridCol w:w="516"/>
        <w:gridCol w:w="516"/>
        <w:gridCol w:w="723"/>
        <w:gridCol w:w="573"/>
        <w:gridCol w:w="591"/>
        <w:gridCol w:w="591"/>
        <w:gridCol w:w="704"/>
        <w:gridCol w:w="573"/>
      </w:tblGrid>
      <w:tr w:rsidR="00816506" w:rsidRPr="003A2D1B" w14:paraId="642B6F3F" w14:textId="77777777" w:rsidTr="00BA3375">
        <w:trPr>
          <w:trHeight w:val="300"/>
        </w:trPr>
        <w:tc>
          <w:tcPr>
            <w:tcW w:w="1600" w:type="dxa"/>
            <w:tcBorders>
              <w:top w:val="single" w:sz="4" w:space="0" w:color="156082"/>
              <w:left w:val="single" w:sz="4" w:space="0" w:color="156082"/>
              <w:bottom w:val="nil"/>
              <w:right w:val="nil"/>
            </w:tcBorders>
            <w:shd w:val="clear" w:color="auto" w:fill="156082"/>
            <w:noWrap/>
            <w:vAlign w:val="bottom"/>
            <w:hideMark/>
          </w:tcPr>
          <w:p w14:paraId="21163E77" w14:textId="77777777" w:rsidR="00816506" w:rsidRPr="003A2D1B" w:rsidRDefault="00816506" w:rsidP="00BA3375">
            <w:pPr>
              <w:rPr>
                <w:b/>
                <w:bCs/>
                <w:color w:val="FFFFFF"/>
                <w:sz w:val="16"/>
                <w:szCs w:val="16"/>
              </w:rPr>
            </w:pPr>
            <w:r w:rsidRPr="003A2D1B">
              <w:rPr>
                <w:b/>
                <w:bCs/>
                <w:color w:val="FFFFFF"/>
                <w:sz w:val="16"/>
                <w:szCs w:val="16"/>
              </w:rPr>
              <w:t>TestCase</w:t>
            </w:r>
          </w:p>
        </w:tc>
        <w:tc>
          <w:tcPr>
            <w:tcW w:w="540" w:type="dxa"/>
            <w:tcBorders>
              <w:top w:val="single" w:sz="4" w:space="0" w:color="156082"/>
              <w:left w:val="nil"/>
              <w:bottom w:val="nil"/>
              <w:right w:val="nil"/>
            </w:tcBorders>
            <w:shd w:val="clear" w:color="auto" w:fill="156082"/>
            <w:noWrap/>
            <w:vAlign w:val="bottom"/>
            <w:hideMark/>
          </w:tcPr>
          <w:p w14:paraId="6D671AEB" w14:textId="77777777" w:rsidR="00816506" w:rsidRPr="003A2D1B" w:rsidRDefault="00816506" w:rsidP="00BA3375">
            <w:pPr>
              <w:rPr>
                <w:b/>
                <w:bCs/>
                <w:color w:val="FFFFFF"/>
                <w:sz w:val="16"/>
                <w:szCs w:val="16"/>
              </w:rPr>
            </w:pPr>
            <w:r w:rsidRPr="003A2D1B">
              <w:rPr>
                <w:b/>
                <w:bCs/>
                <w:color w:val="FFFFFF"/>
                <w:sz w:val="16"/>
                <w:szCs w:val="16"/>
              </w:rPr>
              <w:t>C3</w:t>
            </w:r>
          </w:p>
        </w:tc>
        <w:tc>
          <w:tcPr>
            <w:tcW w:w="540" w:type="dxa"/>
            <w:tcBorders>
              <w:top w:val="single" w:sz="4" w:space="0" w:color="156082"/>
              <w:left w:val="nil"/>
              <w:bottom w:val="nil"/>
              <w:right w:val="nil"/>
            </w:tcBorders>
            <w:shd w:val="clear" w:color="auto" w:fill="156082"/>
            <w:noWrap/>
            <w:vAlign w:val="bottom"/>
            <w:hideMark/>
          </w:tcPr>
          <w:p w14:paraId="27809259" w14:textId="77777777" w:rsidR="00816506" w:rsidRPr="003A2D1B" w:rsidRDefault="00816506" w:rsidP="00BA3375">
            <w:pPr>
              <w:rPr>
                <w:b/>
                <w:bCs/>
                <w:color w:val="FFFFFF"/>
                <w:sz w:val="16"/>
                <w:szCs w:val="16"/>
              </w:rPr>
            </w:pPr>
            <w:r w:rsidRPr="003A2D1B">
              <w:rPr>
                <w:b/>
                <w:bCs/>
                <w:color w:val="FFFFFF" w:themeColor="background1"/>
                <w:sz w:val="16"/>
                <w:szCs w:val="16"/>
              </w:rPr>
              <w:t>C4</w:t>
            </w:r>
            <w:commentRangeStart w:id="38"/>
            <w:commentRangeStart w:id="39"/>
            <w:commentRangeEnd w:id="38"/>
            <w:r w:rsidRPr="003A2D1B">
              <w:commentReference w:id="38"/>
            </w:r>
            <w:commentRangeEnd w:id="39"/>
            <w:r w:rsidRPr="003A2D1B">
              <w:rPr>
                <w:rStyle w:val="Verwijzingopmerking"/>
              </w:rPr>
              <w:commentReference w:id="39"/>
            </w:r>
          </w:p>
        </w:tc>
        <w:tc>
          <w:tcPr>
            <w:tcW w:w="760" w:type="dxa"/>
            <w:tcBorders>
              <w:top w:val="single" w:sz="4" w:space="0" w:color="156082"/>
              <w:left w:val="nil"/>
              <w:bottom w:val="nil"/>
              <w:right w:val="nil"/>
            </w:tcBorders>
            <w:shd w:val="clear" w:color="auto" w:fill="156082"/>
            <w:noWrap/>
            <w:vAlign w:val="bottom"/>
            <w:hideMark/>
          </w:tcPr>
          <w:p w14:paraId="0A7B263E" w14:textId="77777777" w:rsidR="00816506" w:rsidRPr="003A2D1B" w:rsidRDefault="00816506" w:rsidP="00BA3375">
            <w:pPr>
              <w:rPr>
                <w:b/>
                <w:bCs/>
                <w:color w:val="FFFFFF"/>
                <w:sz w:val="16"/>
                <w:szCs w:val="16"/>
              </w:rPr>
            </w:pPr>
            <w:r w:rsidRPr="003A2D1B">
              <w:rPr>
                <w:b/>
                <w:bCs/>
                <w:color w:val="FFFFFF"/>
                <w:sz w:val="16"/>
                <w:szCs w:val="16"/>
              </w:rPr>
              <w:t>AVG C</w:t>
            </w:r>
          </w:p>
        </w:tc>
        <w:tc>
          <w:tcPr>
            <w:tcW w:w="600" w:type="dxa"/>
            <w:tcBorders>
              <w:top w:val="single" w:sz="4" w:space="0" w:color="156082"/>
              <w:left w:val="nil"/>
              <w:bottom w:val="nil"/>
              <w:right w:val="nil"/>
            </w:tcBorders>
            <w:shd w:val="clear" w:color="auto" w:fill="156082"/>
            <w:noWrap/>
            <w:vAlign w:val="bottom"/>
            <w:hideMark/>
          </w:tcPr>
          <w:p w14:paraId="3176DE0F" w14:textId="77777777" w:rsidR="00816506" w:rsidRPr="003A2D1B" w:rsidRDefault="00816506" w:rsidP="00BA3375">
            <w:pPr>
              <w:rPr>
                <w:b/>
                <w:bCs/>
                <w:color w:val="FFFFFF"/>
                <w:sz w:val="16"/>
                <w:szCs w:val="16"/>
              </w:rPr>
            </w:pPr>
            <w:r w:rsidRPr="003A2D1B">
              <w:rPr>
                <w:b/>
                <w:bCs/>
                <w:color w:val="FFFFFF"/>
                <w:sz w:val="16"/>
                <w:szCs w:val="16"/>
              </w:rPr>
              <w:t>% C</w:t>
            </w:r>
          </w:p>
        </w:tc>
        <w:tc>
          <w:tcPr>
            <w:tcW w:w="540" w:type="dxa"/>
            <w:tcBorders>
              <w:top w:val="single" w:sz="4" w:space="0" w:color="156082"/>
              <w:left w:val="nil"/>
              <w:bottom w:val="nil"/>
              <w:right w:val="nil"/>
            </w:tcBorders>
            <w:shd w:val="clear" w:color="auto" w:fill="156082"/>
            <w:noWrap/>
            <w:vAlign w:val="bottom"/>
            <w:hideMark/>
          </w:tcPr>
          <w:p w14:paraId="3831AE81" w14:textId="77777777" w:rsidR="00816506" w:rsidRPr="003A2D1B" w:rsidRDefault="00816506" w:rsidP="00BA3375">
            <w:pPr>
              <w:rPr>
                <w:b/>
                <w:bCs/>
                <w:color w:val="FFFFFF"/>
                <w:sz w:val="16"/>
                <w:szCs w:val="16"/>
              </w:rPr>
            </w:pPr>
            <w:r w:rsidRPr="003A2D1B">
              <w:rPr>
                <w:b/>
                <w:bCs/>
                <w:color w:val="FFFFFF"/>
                <w:sz w:val="16"/>
                <w:szCs w:val="16"/>
              </w:rPr>
              <w:t>D3</w:t>
            </w:r>
          </w:p>
        </w:tc>
        <w:tc>
          <w:tcPr>
            <w:tcW w:w="540" w:type="dxa"/>
            <w:tcBorders>
              <w:top w:val="single" w:sz="4" w:space="0" w:color="156082"/>
              <w:left w:val="nil"/>
              <w:bottom w:val="nil"/>
              <w:right w:val="nil"/>
            </w:tcBorders>
            <w:shd w:val="clear" w:color="auto" w:fill="156082"/>
            <w:noWrap/>
            <w:vAlign w:val="bottom"/>
            <w:hideMark/>
          </w:tcPr>
          <w:p w14:paraId="65006886" w14:textId="77777777" w:rsidR="00816506" w:rsidRPr="003A2D1B" w:rsidRDefault="00816506" w:rsidP="00BA3375">
            <w:pPr>
              <w:rPr>
                <w:b/>
                <w:bCs/>
                <w:color w:val="FFFFFF"/>
                <w:sz w:val="16"/>
                <w:szCs w:val="16"/>
              </w:rPr>
            </w:pPr>
            <w:r w:rsidRPr="003A2D1B">
              <w:rPr>
                <w:b/>
                <w:bCs/>
                <w:color w:val="FFFFFF"/>
                <w:sz w:val="16"/>
                <w:szCs w:val="16"/>
              </w:rPr>
              <w:t>D4</w:t>
            </w:r>
          </w:p>
        </w:tc>
        <w:tc>
          <w:tcPr>
            <w:tcW w:w="760" w:type="dxa"/>
            <w:tcBorders>
              <w:top w:val="single" w:sz="4" w:space="0" w:color="156082"/>
              <w:left w:val="nil"/>
              <w:bottom w:val="nil"/>
              <w:right w:val="nil"/>
            </w:tcBorders>
            <w:shd w:val="clear" w:color="auto" w:fill="156082"/>
            <w:noWrap/>
            <w:vAlign w:val="bottom"/>
            <w:hideMark/>
          </w:tcPr>
          <w:p w14:paraId="5BB6B877" w14:textId="77777777" w:rsidR="00816506" w:rsidRPr="003A2D1B" w:rsidRDefault="00816506" w:rsidP="00BA3375">
            <w:pPr>
              <w:rPr>
                <w:b/>
                <w:bCs/>
                <w:color w:val="FFFFFF"/>
                <w:sz w:val="16"/>
                <w:szCs w:val="16"/>
              </w:rPr>
            </w:pPr>
            <w:r w:rsidRPr="003A2D1B">
              <w:rPr>
                <w:b/>
                <w:bCs/>
                <w:color w:val="FFFFFF"/>
                <w:sz w:val="16"/>
                <w:szCs w:val="16"/>
              </w:rPr>
              <w:t>AVG D</w:t>
            </w:r>
          </w:p>
        </w:tc>
        <w:tc>
          <w:tcPr>
            <w:tcW w:w="600" w:type="dxa"/>
            <w:tcBorders>
              <w:top w:val="single" w:sz="4" w:space="0" w:color="156082"/>
              <w:left w:val="nil"/>
              <w:bottom w:val="nil"/>
              <w:right w:val="nil"/>
            </w:tcBorders>
            <w:shd w:val="clear" w:color="auto" w:fill="156082"/>
            <w:noWrap/>
            <w:vAlign w:val="bottom"/>
            <w:hideMark/>
          </w:tcPr>
          <w:p w14:paraId="0BCF9AA1" w14:textId="77777777" w:rsidR="00816506" w:rsidRPr="003A2D1B" w:rsidRDefault="00816506" w:rsidP="00BA3375">
            <w:pPr>
              <w:rPr>
                <w:b/>
                <w:bCs/>
                <w:color w:val="FFFFFF"/>
                <w:sz w:val="16"/>
                <w:szCs w:val="16"/>
              </w:rPr>
            </w:pPr>
            <w:r w:rsidRPr="003A2D1B">
              <w:rPr>
                <w:b/>
                <w:bCs/>
                <w:color w:val="FFFFFF"/>
                <w:sz w:val="16"/>
                <w:szCs w:val="16"/>
              </w:rPr>
              <w:t>% D</w:t>
            </w:r>
          </w:p>
        </w:tc>
        <w:tc>
          <w:tcPr>
            <w:tcW w:w="600" w:type="dxa"/>
            <w:tcBorders>
              <w:top w:val="single" w:sz="4" w:space="0" w:color="156082"/>
              <w:left w:val="nil"/>
              <w:bottom w:val="nil"/>
              <w:right w:val="nil"/>
            </w:tcBorders>
            <w:shd w:val="clear" w:color="auto" w:fill="156082"/>
            <w:noWrap/>
            <w:vAlign w:val="bottom"/>
            <w:hideMark/>
          </w:tcPr>
          <w:p w14:paraId="366BCD75" w14:textId="77777777" w:rsidR="00816506" w:rsidRPr="003A2D1B" w:rsidRDefault="00816506" w:rsidP="00BA3375">
            <w:pPr>
              <w:rPr>
                <w:b/>
                <w:bCs/>
                <w:color w:val="FFFFFF"/>
                <w:sz w:val="16"/>
                <w:szCs w:val="16"/>
              </w:rPr>
            </w:pPr>
            <w:r w:rsidRPr="003A2D1B">
              <w:rPr>
                <w:b/>
                <w:bCs/>
                <w:color w:val="FFFFFF"/>
                <w:sz w:val="16"/>
                <w:szCs w:val="16"/>
              </w:rPr>
              <w:t>F1</w:t>
            </w:r>
          </w:p>
        </w:tc>
        <w:tc>
          <w:tcPr>
            <w:tcW w:w="600" w:type="dxa"/>
            <w:tcBorders>
              <w:top w:val="single" w:sz="4" w:space="0" w:color="156082"/>
              <w:left w:val="nil"/>
              <w:bottom w:val="nil"/>
              <w:right w:val="nil"/>
            </w:tcBorders>
            <w:shd w:val="clear" w:color="auto" w:fill="156082"/>
            <w:noWrap/>
            <w:vAlign w:val="bottom"/>
            <w:hideMark/>
          </w:tcPr>
          <w:p w14:paraId="60B5D978" w14:textId="77777777" w:rsidR="00816506" w:rsidRPr="003A2D1B" w:rsidRDefault="00816506" w:rsidP="00BA3375">
            <w:pPr>
              <w:rPr>
                <w:b/>
                <w:bCs/>
                <w:color w:val="FFFFFF"/>
                <w:sz w:val="16"/>
                <w:szCs w:val="16"/>
              </w:rPr>
            </w:pPr>
            <w:r w:rsidRPr="003A2D1B">
              <w:rPr>
                <w:b/>
                <w:bCs/>
                <w:color w:val="FFFFFF"/>
                <w:sz w:val="16"/>
                <w:szCs w:val="16"/>
              </w:rPr>
              <w:t>F2</w:t>
            </w:r>
          </w:p>
        </w:tc>
        <w:tc>
          <w:tcPr>
            <w:tcW w:w="740" w:type="dxa"/>
            <w:tcBorders>
              <w:top w:val="single" w:sz="4" w:space="0" w:color="156082"/>
              <w:left w:val="nil"/>
              <w:bottom w:val="nil"/>
              <w:right w:val="nil"/>
            </w:tcBorders>
            <w:shd w:val="clear" w:color="auto" w:fill="156082"/>
            <w:noWrap/>
            <w:vAlign w:val="bottom"/>
            <w:hideMark/>
          </w:tcPr>
          <w:p w14:paraId="3B64B3E0" w14:textId="77777777" w:rsidR="00816506" w:rsidRPr="003A2D1B" w:rsidRDefault="00816506" w:rsidP="00BA3375">
            <w:pPr>
              <w:rPr>
                <w:b/>
                <w:bCs/>
                <w:color w:val="FFFFFF"/>
                <w:sz w:val="16"/>
                <w:szCs w:val="16"/>
              </w:rPr>
            </w:pPr>
            <w:r w:rsidRPr="003A2D1B">
              <w:rPr>
                <w:b/>
                <w:bCs/>
                <w:color w:val="FFFFFF"/>
                <w:sz w:val="16"/>
                <w:szCs w:val="16"/>
              </w:rPr>
              <w:t>AVG F</w:t>
            </w:r>
          </w:p>
        </w:tc>
        <w:tc>
          <w:tcPr>
            <w:tcW w:w="600" w:type="dxa"/>
            <w:tcBorders>
              <w:top w:val="single" w:sz="4" w:space="0" w:color="156082"/>
              <w:left w:val="nil"/>
              <w:bottom w:val="nil"/>
              <w:right w:val="single" w:sz="4" w:space="0" w:color="156082"/>
            </w:tcBorders>
            <w:shd w:val="clear" w:color="auto" w:fill="156082"/>
            <w:noWrap/>
            <w:vAlign w:val="bottom"/>
            <w:hideMark/>
          </w:tcPr>
          <w:p w14:paraId="215565B4" w14:textId="77777777" w:rsidR="00816506" w:rsidRPr="003A2D1B" w:rsidRDefault="00816506" w:rsidP="00BA3375">
            <w:pPr>
              <w:rPr>
                <w:b/>
                <w:bCs/>
                <w:color w:val="FFFFFF"/>
                <w:sz w:val="16"/>
                <w:szCs w:val="16"/>
              </w:rPr>
            </w:pPr>
            <w:r w:rsidRPr="003A2D1B">
              <w:rPr>
                <w:b/>
                <w:bCs/>
                <w:color w:val="FFFFFF"/>
                <w:sz w:val="16"/>
                <w:szCs w:val="16"/>
              </w:rPr>
              <w:t>%  F</w:t>
            </w:r>
          </w:p>
        </w:tc>
      </w:tr>
      <w:tr w:rsidR="00816506" w:rsidRPr="003A2D1B" w14:paraId="7355F486" w14:textId="77777777" w:rsidTr="00BA3375">
        <w:trPr>
          <w:trHeight w:val="300"/>
        </w:trPr>
        <w:tc>
          <w:tcPr>
            <w:tcW w:w="1600" w:type="dxa"/>
            <w:tcBorders>
              <w:top w:val="single" w:sz="4" w:space="0" w:color="156082"/>
              <w:left w:val="single" w:sz="4" w:space="0" w:color="156082"/>
              <w:bottom w:val="nil"/>
              <w:right w:val="nil"/>
            </w:tcBorders>
            <w:shd w:val="clear" w:color="auto" w:fill="auto"/>
            <w:vAlign w:val="center"/>
            <w:hideMark/>
          </w:tcPr>
          <w:p w14:paraId="7157C150" w14:textId="77777777" w:rsidR="00816506" w:rsidRPr="003A2D1B" w:rsidRDefault="00816506" w:rsidP="00BA3375">
            <w:pPr>
              <w:rPr>
                <w:color w:val="000000"/>
                <w:sz w:val="16"/>
                <w:szCs w:val="16"/>
              </w:rPr>
            </w:pPr>
            <w:r w:rsidRPr="003A2D1B">
              <w:rPr>
                <w:color w:val="000000"/>
                <w:sz w:val="16"/>
                <w:szCs w:val="16"/>
              </w:rPr>
              <w:t>5 kleine documenten</w:t>
            </w:r>
          </w:p>
        </w:tc>
        <w:tc>
          <w:tcPr>
            <w:tcW w:w="540" w:type="dxa"/>
            <w:tcBorders>
              <w:top w:val="single" w:sz="4" w:space="0" w:color="156082"/>
              <w:left w:val="nil"/>
              <w:bottom w:val="nil"/>
              <w:right w:val="nil"/>
            </w:tcBorders>
            <w:shd w:val="clear" w:color="auto" w:fill="auto"/>
            <w:noWrap/>
            <w:vAlign w:val="bottom"/>
            <w:hideMark/>
          </w:tcPr>
          <w:p w14:paraId="4EA01CD0" w14:textId="77777777" w:rsidR="00816506" w:rsidRPr="003A2D1B" w:rsidRDefault="00816506" w:rsidP="00BA3375">
            <w:pPr>
              <w:jc w:val="right"/>
              <w:rPr>
                <w:color w:val="000000"/>
                <w:sz w:val="16"/>
                <w:szCs w:val="16"/>
              </w:rPr>
            </w:pPr>
            <w:r w:rsidRPr="003A2D1B">
              <w:rPr>
                <w:color w:val="000000"/>
                <w:sz w:val="16"/>
                <w:szCs w:val="16"/>
              </w:rPr>
              <w:t>10,03</w:t>
            </w:r>
          </w:p>
        </w:tc>
        <w:tc>
          <w:tcPr>
            <w:tcW w:w="540" w:type="dxa"/>
            <w:tcBorders>
              <w:top w:val="single" w:sz="4" w:space="0" w:color="156082"/>
              <w:left w:val="nil"/>
              <w:bottom w:val="nil"/>
              <w:right w:val="nil"/>
            </w:tcBorders>
            <w:shd w:val="clear" w:color="auto" w:fill="auto"/>
            <w:noWrap/>
            <w:vAlign w:val="bottom"/>
            <w:hideMark/>
          </w:tcPr>
          <w:p w14:paraId="6F7E300D" w14:textId="77777777" w:rsidR="00816506" w:rsidRPr="003A2D1B" w:rsidRDefault="00816506" w:rsidP="00BA3375">
            <w:pPr>
              <w:jc w:val="right"/>
              <w:rPr>
                <w:color w:val="000000"/>
                <w:sz w:val="16"/>
                <w:szCs w:val="16"/>
              </w:rPr>
            </w:pPr>
            <w:r w:rsidRPr="003A2D1B">
              <w:rPr>
                <w:color w:val="000000"/>
                <w:sz w:val="16"/>
                <w:szCs w:val="16"/>
              </w:rPr>
              <w:t>9,39</w:t>
            </w:r>
          </w:p>
        </w:tc>
        <w:tc>
          <w:tcPr>
            <w:tcW w:w="760" w:type="dxa"/>
            <w:tcBorders>
              <w:top w:val="single" w:sz="4" w:space="0" w:color="156082"/>
              <w:left w:val="nil"/>
              <w:bottom w:val="nil"/>
              <w:right w:val="nil"/>
            </w:tcBorders>
            <w:shd w:val="clear" w:color="auto" w:fill="auto"/>
            <w:noWrap/>
            <w:vAlign w:val="bottom"/>
            <w:hideMark/>
          </w:tcPr>
          <w:p w14:paraId="5706506B" w14:textId="77777777" w:rsidR="00816506" w:rsidRPr="003A2D1B" w:rsidRDefault="00816506" w:rsidP="00BA3375">
            <w:pPr>
              <w:jc w:val="right"/>
              <w:rPr>
                <w:color w:val="000000"/>
                <w:sz w:val="16"/>
                <w:szCs w:val="16"/>
              </w:rPr>
            </w:pPr>
            <w:r w:rsidRPr="003A2D1B">
              <w:rPr>
                <w:color w:val="000000"/>
                <w:sz w:val="16"/>
                <w:szCs w:val="16"/>
              </w:rPr>
              <w:t>9,71</w:t>
            </w:r>
          </w:p>
        </w:tc>
        <w:tc>
          <w:tcPr>
            <w:tcW w:w="600" w:type="dxa"/>
            <w:tcBorders>
              <w:top w:val="single" w:sz="4" w:space="0" w:color="156082"/>
              <w:left w:val="nil"/>
              <w:bottom w:val="nil"/>
              <w:right w:val="nil"/>
            </w:tcBorders>
            <w:shd w:val="clear" w:color="auto" w:fill="auto"/>
            <w:noWrap/>
            <w:vAlign w:val="bottom"/>
            <w:hideMark/>
          </w:tcPr>
          <w:p w14:paraId="2847EFB7" w14:textId="77777777" w:rsidR="00816506" w:rsidRPr="003A2D1B" w:rsidRDefault="00816506" w:rsidP="00BA3375">
            <w:pPr>
              <w:jc w:val="right"/>
              <w:rPr>
                <w:b/>
                <w:bCs/>
                <w:color w:val="000000"/>
                <w:sz w:val="16"/>
                <w:szCs w:val="16"/>
              </w:rPr>
            </w:pPr>
            <w:r w:rsidRPr="003A2D1B">
              <w:rPr>
                <w:b/>
                <w:bCs/>
                <w:color w:val="000000"/>
                <w:sz w:val="16"/>
                <w:szCs w:val="16"/>
              </w:rPr>
              <w:t>100%</w:t>
            </w:r>
          </w:p>
        </w:tc>
        <w:tc>
          <w:tcPr>
            <w:tcW w:w="540" w:type="dxa"/>
            <w:tcBorders>
              <w:top w:val="single" w:sz="4" w:space="0" w:color="156082"/>
              <w:left w:val="nil"/>
              <w:bottom w:val="nil"/>
              <w:right w:val="nil"/>
            </w:tcBorders>
            <w:shd w:val="clear" w:color="auto" w:fill="auto"/>
            <w:noWrap/>
            <w:vAlign w:val="bottom"/>
            <w:hideMark/>
          </w:tcPr>
          <w:p w14:paraId="6AC406F6" w14:textId="77777777" w:rsidR="00816506" w:rsidRPr="003A2D1B" w:rsidRDefault="00816506" w:rsidP="00BA3375">
            <w:pPr>
              <w:jc w:val="right"/>
              <w:rPr>
                <w:color w:val="000000"/>
                <w:sz w:val="16"/>
                <w:szCs w:val="16"/>
              </w:rPr>
            </w:pPr>
            <w:r w:rsidRPr="003A2D1B">
              <w:rPr>
                <w:color w:val="000000"/>
                <w:sz w:val="16"/>
                <w:szCs w:val="16"/>
              </w:rPr>
              <w:t>15,38</w:t>
            </w:r>
          </w:p>
        </w:tc>
        <w:tc>
          <w:tcPr>
            <w:tcW w:w="540" w:type="dxa"/>
            <w:tcBorders>
              <w:top w:val="single" w:sz="4" w:space="0" w:color="156082"/>
              <w:left w:val="nil"/>
              <w:bottom w:val="nil"/>
              <w:right w:val="nil"/>
            </w:tcBorders>
            <w:shd w:val="clear" w:color="auto" w:fill="auto"/>
            <w:noWrap/>
            <w:vAlign w:val="bottom"/>
            <w:hideMark/>
          </w:tcPr>
          <w:p w14:paraId="7D4BF024" w14:textId="77777777" w:rsidR="00816506" w:rsidRPr="003A2D1B" w:rsidRDefault="00816506" w:rsidP="00BA3375">
            <w:pPr>
              <w:jc w:val="right"/>
              <w:rPr>
                <w:color w:val="000000"/>
                <w:sz w:val="16"/>
                <w:szCs w:val="16"/>
              </w:rPr>
            </w:pPr>
            <w:r w:rsidRPr="003A2D1B">
              <w:rPr>
                <w:color w:val="000000"/>
                <w:sz w:val="16"/>
                <w:szCs w:val="16"/>
              </w:rPr>
              <w:t>12,19</w:t>
            </w:r>
          </w:p>
        </w:tc>
        <w:tc>
          <w:tcPr>
            <w:tcW w:w="760" w:type="dxa"/>
            <w:tcBorders>
              <w:top w:val="single" w:sz="4" w:space="0" w:color="156082"/>
              <w:left w:val="nil"/>
              <w:bottom w:val="nil"/>
              <w:right w:val="nil"/>
            </w:tcBorders>
            <w:shd w:val="clear" w:color="auto" w:fill="auto"/>
            <w:noWrap/>
            <w:vAlign w:val="bottom"/>
            <w:hideMark/>
          </w:tcPr>
          <w:p w14:paraId="6548A10B" w14:textId="77777777" w:rsidR="00816506" w:rsidRPr="003A2D1B" w:rsidRDefault="00816506" w:rsidP="00BA3375">
            <w:pPr>
              <w:jc w:val="right"/>
              <w:rPr>
                <w:color w:val="000000"/>
                <w:sz w:val="16"/>
                <w:szCs w:val="16"/>
              </w:rPr>
            </w:pPr>
            <w:r w:rsidRPr="003A2D1B">
              <w:rPr>
                <w:color w:val="000000"/>
                <w:sz w:val="16"/>
                <w:szCs w:val="16"/>
              </w:rPr>
              <w:t>13,78</w:t>
            </w:r>
          </w:p>
        </w:tc>
        <w:tc>
          <w:tcPr>
            <w:tcW w:w="600" w:type="dxa"/>
            <w:tcBorders>
              <w:top w:val="single" w:sz="4" w:space="0" w:color="156082"/>
              <w:left w:val="nil"/>
              <w:bottom w:val="nil"/>
              <w:right w:val="nil"/>
            </w:tcBorders>
            <w:shd w:val="clear" w:color="auto" w:fill="auto"/>
            <w:noWrap/>
            <w:vAlign w:val="bottom"/>
            <w:hideMark/>
          </w:tcPr>
          <w:p w14:paraId="2E570886" w14:textId="77777777" w:rsidR="00816506" w:rsidRPr="003A2D1B" w:rsidRDefault="00816506" w:rsidP="00BA3375">
            <w:pPr>
              <w:jc w:val="right"/>
              <w:rPr>
                <w:b/>
                <w:bCs/>
                <w:color w:val="000000"/>
                <w:sz w:val="16"/>
                <w:szCs w:val="16"/>
              </w:rPr>
            </w:pPr>
            <w:r w:rsidRPr="003A2D1B">
              <w:rPr>
                <w:b/>
                <w:bCs/>
                <w:color w:val="000000"/>
                <w:sz w:val="16"/>
                <w:szCs w:val="16"/>
              </w:rPr>
              <w:t>142%</w:t>
            </w:r>
          </w:p>
        </w:tc>
        <w:tc>
          <w:tcPr>
            <w:tcW w:w="600" w:type="dxa"/>
            <w:tcBorders>
              <w:top w:val="single" w:sz="4" w:space="0" w:color="156082"/>
              <w:left w:val="nil"/>
              <w:bottom w:val="nil"/>
              <w:right w:val="nil"/>
            </w:tcBorders>
            <w:shd w:val="clear" w:color="auto" w:fill="auto"/>
            <w:noWrap/>
            <w:vAlign w:val="bottom"/>
            <w:hideMark/>
          </w:tcPr>
          <w:p w14:paraId="5BEEDB3D" w14:textId="77777777" w:rsidR="00816506" w:rsidRPr="003A2D1B" w:rsidRDefault="00816506" w:rsidP="00BA3375">
            <w:pPr>
              <w:jc w:val="right"/>
              <w:rPr>
                <w:color w:val="000000"/>
                <w:sz w:val="16"/>
                <w:szCs w:val="16"/>
              </w:rPr>
            </w:pPr>
            <w:r w:rsidRPr="003A2D1B">
              <w:rPr>
                <w:color w:val="000000"/>
                <w:sz w:val="16"/>
                <w:szCs w:val="16"/>
              </w:rPr>
              <w:t>21,39</w:t>
            </w:r>
          </w:p>
        </w:tc>
        <w:tc>
          <w:tcPr>
            <w:tcW w:w="600" w:type="dxa"/>
            <w:tcBorders>
              <w:top w:val="single" w:sz="4" w:space="0" w:color="156082"/>
              <w:left w:val="nil"/>
              <w:bottom w:val="nil"/>
              <w:right w:val="nil"/>
            </w:tcBorders>
            <w:shd w:val="clear" w:color="auto" w:fill="auto"/>
            <w:noWrap/>
            <w:vAlign w:val="bottom"/>
            <w:hideMark/>
          </w:tcPr>
          <w:p w14:paraId="755D95D6" w14:textId="77777777" w:rsidR="00816506" w:rsidRPr="003A2D1B" w:rsidRDefault="00816506" w:rsidP="00BA3375">
            <w:pPr>
              <w:jc w:val="right"/>
              <w:rPr>
                <w:color w:val="000000"/>
                <w:sz w:val="16"/>
                <w:szCs w:val="16"/>
              </w:rPr>
            </w:pPr>
            <w:r w:rsidRPr="003A2D1B">
              <w:rPr>
                <w:color w:val="000000"/>
                <w:sz w:val="16"/>
                <w:szCs w:val="16"/>
              </w:rPr>
              <w:t>23,08</w:t>
            </w:r>
          </w:p>
        </w:tc>
        <w:tc>
          <w:tcPr>
            <w:tcW w:w="740" w:type="dxa"/>
            <w:tcBorders>
              <w:top w:val="single" w:sz="4" w:space="0" w:color="156082"/>
              <w:left w:val="nil"/>
              <w:bottom w:val="nil"/>
              <w:right w:val="nil"/>
            </w:tcBorders>
            <w:shd w:val="clear" w:color="auto" w:fill="auto"/>
            <w:noWrap/>
            <w:vAlign w:val="bottom"/>
            <w:hideMark/>
          </w:tcPr>
          <w:p w14:paraId="224A3B6A" w14:textId="77777777" w:rsidR="00816506" w:rsidRPr="003A2D1B" w:rsidRDefault="00816506" w:rsidP="00BA3375">
            <w:pPr>
              <w:jc w:val="right"/>
              <w:rPr>
                <w:color w:val="000000"/>
                <w:sz w:val="16"/>
                <w:szCs w:val="16"/>
              </w:rPr>
            </w:pPr>
            <w:r w:rsidRPr="003A2D1B">
              <w:rPr>
                <w:color w:val="000000"/>
                <w:sz w:val="16"/>
                <w:szCs w:val="16"/>
              </w:rPr>
              <w:t>22,24</w:t>
            </w:r>
          </w:p>
        </w:tc>
        <w:tc>
          <w:tcPr>
            <w:tcW w:w="600" w:type="dxa"/>
            <w:tcBorders>
              <w:top w:val="single" w:sz="4" w:space="0" w:color="156082"/>
              <w:left w:val="nil"/>
              <w:bottom w:val="nil"/>
              <w:right w:val="single" w:sz="4" w:space="0" w:color="156082"/>
            </w:tcBorders>
            <w:shd w:val="clear" w:color="auto" w:fill="auto"/>
            <w:noWrap/>
            <w:vAlign w:val="bottom"/>
            <w:hideMark/>
          </w:tcPr>
          <w:p w14:paraId="14D610FA" w14:textId="77777777" w:rsidR="00816506" w:rsidRPr="003A2D1B" w:rsidRDefault="00816506" w:rsidP="00BA3375">
            <w:pPr>
              <w:jc w:val="right"/>
              <w:rPr>
                <w:b/>
                <w:bCs/>
                <w:color w:val="000000"/>
                <w:sz w:val="16"/>
                <w:szCs w:val="16"/>
              </w:rPr>
            </w:pPr>
            <w:r w:rsidRPr="003A2D1B">
              <w:rPr>
                <w:b/>
                <w:bCs/>
                <w:color w:val="000000"/>
                <w:sz w:val="16"/>
                <w:szCs w:val="16"/>
              </w:rPr>
              <w:t>229%</w:t>
            </w:r>
          </w:p>
        </w:tc>
      </w:tr>
      <w:tr w:rsidR="00816506" w:rsidRPr="003A2D1B" w14:paraId="51434462" w14:textId="77777777" w:rsidTr="00BA3375">
        <w:trPr>
          <w:trHeight w:val="300"/>
        </w:trPr>
        <w:tc>
          <w:tcPr>
            <w:tcW w:w="1600" w:type="dxa"/>
            <w:tcBorders>
              <w:top w:val="single" w:sz="4" w:space="0" w:color="156082"/>
              <w:left w:val="single" w:sz="4" w:space="0" w:color="156082"/>
              <w:bottom w:val="nil"/>
              <w:right w:val="nil"/>
            </w:tcBorders>
            <w:shd w:val="clear" w:color="auto" w:fill="auto"/>
            <w:vAlign w:val="center"/>
            <w:hideMark/>
          </w:tcPr>
          <w:p w14:paraId="4392B13D" w14:textId="77777777" w:rsidR="00816506" w:rsidRPr="003A2D1B" w:rsidRDefault="00816506" w:rsidP="00BA3375">
            <w:pPr>
              <w:rPr>
                <w:color w:val="000000"/>
                <w:sz w:val="16"/>
                <w:szCs w:val="16"/>
              </w:rPr>
            </w:pPr>
            <w:r w:rsidRPr="003A2D1B">
              <w:rPr>
                <w:color w:val="000000"/>
                <w:sz w:val="16"/>
                <w:szCs w:val="16"/>
              </w:rPr>
              <w:t>5 grote documenten</w:t>
            </w:r>
          </w:p>
        </w:tc>
        <w:tc>
          <w:tcPr>
            <w:tcW w:w="540" w:type="dxa"/>
            <w:tcBorders>
              <w:top w:val="single" w:sz="4" w:space="0" w:color="156082"/>
              <w:left w:val="nil"/>
              <w:bottom w:val="nil"/>
              <w:right w:val="nil"/>
            </w:tcBorders>
            <w:shd w:val="clear" w:color="auto" w:fill="auto"/>
            <w:noWrap/>
            <w:vAlign w:val="bottom"/>
            <w:hideMark/>
          </w:tcPr>
          <w:p w14:paraId="6DA65509" w14:textId="77777777" w:rsidR="00816506" w:rsidRPr="003A2D1B" w:rsidRDefault="00816506" w:rsidP="00BA3375">
            <w:pPr>
              <w:jc w:val="right"/>
              <w:rPr>
                <w:color w:val="000000"/>
                <w:sz w:val="16"/>
                <w:szCs w:val="16"/>
              </w:rPr>
            </w:pPr>
            <w:r w:rsidRPr="003A2D1B">
              <w:rPr>
                <w:color w:val="000000"/>
                <w:sz w:val="16"/>
                <w:szCs w:val="16"/>
              </w:rPr>
              <w:t>21,81</w:t>
            </w:r>
          </w:p>
        </w:tc>
        <w:tc>
          <w:tcPr>
            <w:tcW w:w="540" w:type="dxa"/>
            <w:tcBorders>
              <w:top w:val="single" w:sz="4" w:space="0" w:color="156082"/>
              <w:left w:val="nil"/>
              <w:bottom w:val="nil"/>
              <w:right w:val="nil"/>
            </w:tcBorders>
            <w:shd w:val="clear" w:color="auto" w:fill="auto"/>
            <w:noWrap/>
            <w:vAlign w:val="bottom"/>
            <w:hideMark/>
          </w:tcPr>
          <w:p w14:paraId="21193F58" w14:textId="77777777" w:rsidR="00816506" w:rsidRPr="003A2D1B" w:rsidRDefault="00816506" w:rsidP="00BA3375">
            <w:pPr>
              <w:jc w:val="right"/>
              <w:rPr>
                <w:color w:val="000000"/>
                <w:sz w:val="16"/>
                <w:szCs w:val="16"/>
              </w:rPr>
            </w:pPr>
            <w:r w:rsidRPr="003A2D1B">
              <w:rPr>
                <w:color w:val="000000"/>
                <w:sz w:val="16"/>
                <w:szCs w:val="16"/>
              </w:rPr>
              <w:t>20,76</w:t>
            </w:r>
          </w:p>
        </w:tc>
        <w:tc>
          <w:tcPr>
            <w:tcW w:w="760" w:type="dxa"/>
            <w:tcBorders>
              <w:top w:val="single" w:sz="4" w:space="0" w:color="156082"/>
              <w:left w:val="nil"/>
              <w:bottom w:val="nil"/>
              <w:right w:val="nil"/>
            </w:tcBorders>
            <w:shd w:val="clear" w:color="auto" w:fill="auto"/>
            <w:noWrap/>
            <w:vAlign w:val="bottom"/>
            <w:hideMark/>
          </w:tcPr>
          <w:p w14:paraId="609FDD39" w14:textId="77777777" w:rsidR="00816506" w:rsidRPr="003A2D1B" w:rsidRDefault="00816506" w:rsidP="00BA3375">
            <w:pPr>
              <w:jc w:val="right"/>
              <w:rPr>
                <w:color w:val="000000"/>
                <w:sz w:val="16"/>
                <w:szCs w:val="16"/>
              </w:rPr>
            </w:pPr>
            <w:r w:rsidRPr="003A2D1B">
              <w:rPr>
                <w:color w:val="000000"/>
                <w:sz w:val="16"/>
                <w:szCs w:val="16"/>
              </w:rPr>
              <w:t>21,28</w:t>
            </w:r>
          </w:p>
        </w:tc>
        <w:tc>
          <w:tcPr>
            <w:tcW w:w="600" w:type="dxa"/>
            <w:tcBorders>
              <w:top w:val="single" w:sz="4" w:space="0" w:color="156082"/>
              <w:left w:val="nil"/>
              <w:bottom w:val="nil"/>
              <w:right w:val="nil"/>
            </w:tcBorders>
            <w:shd w:val="clear" w:color="auto" w:fill="auto"/>
            <w:noWrap/>
            <w:vAlign w:val="bottom"/>
            <w:hideMark/>
          </w:tcPr>
          <w:p w14:paraId="6FF6ADC5" w14:textId="77777777" w:rsidR="00816506" w:rsidRPr="003A2D1B" w:rsidRDefault="00816506" w:rsidP="00BA3375">
            <w:pPr>
              <w:jc w:val="right"/>
              <w:rPr>
                <w:b/>
                <w:bCs/>
                <w:color w:val="000000"/>
                <w:sz w:val="16"/>
                <w:szCs w:val="16"/>
              </w:rPr>
            </w:pPr>
            <w:r w:rsidRPr="003A2D1B">
              <w:rPr>
                <w:b/>
                <w:bCs/>
                <w:color w:val="000000"/>
                <w:sz w:val="16"/>
                <w:szCs w:val="16"/>
              </w:rPr>
              <w:t>100%</w:t>
            </w:r>
          </w:p>
        </w:tc>
        <w:tc>
          <w:tcPr>
            <w:tcW w:w="540" w:type="dxa"/>
            <w:tcBorders>
              <w:top w:val="single" w:sz="4" w:space="0" w:color="156082"/>
              <w:left w:val="nil"/>
              <w:bottom w:val="nil"/>
              <w:right w:val="nil"/>
            </w:tcBorders>
            <w:shd w:val="clear" w:color="auto" w:fill="auto"/>
            <w:noWrap/>
            <w:vAlign w:val="bottom"/>
            <w:hideMark/>
          </w:tcPr>
          <w:p w14:paraId="65754524" w14:textId="77777777" w:rsidR="00816506" w:rsidRPr="003A2D1B" w:rsidRDefault="00816506" w:rsidP="00BA3375">
            <w:pPr>
              <w:jc w:val="right"/>
              <w:rPr>
                <w:color w:val="000000"/>
                <w:sz w:val="16"/>
                <w:szCs w:val="16"/>
              </w:rPr>
            </w:pPr>
            <w:r w:rsidRPr="003A2D1B">
              <w:rPr>
                <w:color w:val="000000"/>
                <w:sz w:val="16"/>
                <w:szCs w:val="16"/>
              </w:rPr>
              <w:t>31,25</w:t>
            </w:r>
          </w:p>
        </w:tc>
        <w:tc>
          <w:tcPr>
            <w:tcW w:w="540" w:type="dxa"/>
            <w:tcBorders>
              <w:top w:val="single" w:sz="4" w:space="0" w:color="156082"/>
              <w:left w:val="nil"/>
              <w:bottom w:val="nil"/>
              <w:right w:val="nil"/>
            </w:tcBorders>
            <w:shd w:val="clear" w:color="auto" w:fill="auto"/>
            <w:noWrap/>
            <w:vAlign w:val="bottom"/>
            <w:hideMark/>
          </w:tcPr>
          <w:p w14:paraId="5EEA698B" w14:textId="77777777" w:rsidR="00816506" w:rsidRPr="003A2D1B" w:rsidRDefault="00816506" w:rsidP="00BA3375">
            <w:pPr>
              <w:jc w:val="right"/>
              <w:rPr>
                <w:color w:val="000000"/>
                <w:sz w:val="16"/>
                <w:szCs w:val="16"/>
              </w:rPr>
            </w:pPr>
            <w:r w:rsidRPr="003A2D1B">
              <w:rPr>
                <w:color w:val="000000"/>
                <w:sz w:val="16"/>
                <w:szCs w:val="16"/>
              </w:rPr>
              <w:t>28,17</w:t>
            </w:r>
          </w:p>
        </w:tc>
        <w:tc>
          <w:tcPr>
            <w:tcW w:w="760" w:type="dxa"/>
            <w:tcBorders>
              <w:top w:val="single" w:sz="4" w:space="0" w:color="156082"/>
              <w:left w:val="nil"/>
              <w:bottom w:val="nil"/>
              <w:right w:val="nil"/>
            </w:tcBorders>
            <w:shd w:val="clear" w:color="auto" w:fill="auto"/>
            <w:noWrap/>
            <w:vAlign w:val="bottom"/>
            <w:hideMark/>
          </w:tcPr>
          <w:p w14:paraId="61DFCFD0" w14:textId="77777777" w:rsidR="00816506" w:rsidRPr="003A2D1B" w:rsidRDefault="00816506" w:rsidP="00BA3375">
            <w:pPr>
              <w:jc w:val="right"/>
              <w:rPr>
                <w:color w:val="000000"/>
                <w:sz w:val="16"/>
                <w:szCs w:val="16"/>
              </w:rPr>
            </w:pPr>
            <w:r w:rsidRPr="003A2D1B">
              <w:rPr>
                <w:color w:val="000000"/>
                <w:sz w:val="16"/>
                <w:szCs w:val="16"/>
              </w:rPr>
              <w:t>29,71</w:t>
            </w:r>
          </w:p>
        </w:tc>
        <w:tc>
          <w:tcPr>
            <w:tcW w:w="600" w:type="dxa"/>
            <w:tcBorders>
              <w:top w:val="single" w:sz="4" w:space="0" w:color="156082"/>
              <w:left w:val="nil"/>
              <w:bottom w:val="nil"/>
              <w:right w:val="nil"/>
            </w:tcBorders>
            <w:shd w:val="clear" w:color="auto" w:fill="auto"/>
            <w:noWrap/>
            <w:vAlign w:val="bottom"/>
            <w:hideMark/>
          </w:tcPr>
          <w:p w14:paraId="623441FE" w14:textId="77777777" w:rsidR="00816506" w:rsidRPr="003A2D1B" w:rsidRDefault="00816506" w:rsidP="00BA3375">
            <w:pPr>
              <w:jc w:val="right"/>
              <w:rPr>
                <w:b/>
                <w:bCs/>
                <w:color w:val="000000"/>
                <w:sz w:val="16"/>
                <w:szCs w:val="16"/>
              </w:rPr>
            </w:pPr>
            <w:r w:rsidRPr="003A2D1B">
              <w:rPr>
                <w:b/>
                <w:bCs/>
                <w:color w:val="000000"/>
                <w:sz w:val="16"/>
                <w:szCs w:val="16"/>
              </w:rPr>
              <w:t>140%</w:t>
            </w:r>
          </w:p>
        </w:tc>
        <w:tc>
          <w:tcPr>
            <w:tcW w:w="600" w:type="dxa"/>
            <w:tcBorders>
              <w:top w:val="single" w:sz="4" w:space="0" w:color="156082"/>
              <w:left w:val="nil"/>
              <w:bottom w:val="nil"/>
              <w:right w:val="nil"/>
            </w:tcBorders>
            <w:shd w:val="clear" w:color="auto" w:fill="auto"/>
            <w:noWrap/>
            <w:vAlign w:val="bottom"/>
            <w:hideMark/>
          </w:tcPr>
          <w:p w14:paraId="09D4888A" w14:textId="77777777" w:rsidR="00816506" w:rsidRPr="003A2D1B" w:rsidRDefault="00816506" w:rsidP="00BA3375">
            <w:pPr>
              <w:jc w:val="right"/>
              <w:rPr>
                <w:color w:val="000000"/>
                <w:sz w:val="16"/>
                <w:szCs w:val="16"/>
              </w:rPr>
            </w:pPr>
            <w:r w:rsidRPr="003A2D1B">
              <w:rPr>
                <w:color w:val="000000"/>
                <w:sz w:val="16"/>
                <w:szCs w:val="16"/>
              </w:rPr>
              <w:t>39,17</w:t>
            </w:r>
          </w:p>
        </w:tc>
        <w:tc>
          <w:tcPr>
            <w:tcW w:w="600" w:type="dxa"/>
            <w:tcBorders>
              <w:top w:val="single" w:sz="4" w:space="0" w:color="156082"/>
              <w:left w:val="nil"/>
              <w:bottom w:val="nil"/>
              <w:right w:val="nil"/>
            </w:tcBorders>
            <w:shd w:val="clear" w:color="auto" w:fill="auto"/>
            <w:noWrap/>
            <w:vAlign w:val="bottom"/>
            <w:hideMark/>
          </w:tcPr>
          <w:p w14:paraId="3986D2C0" w14:textId="77777777" w:rsidR="00816506" w:rsidRPr="003A2D1B" w:rsidRDefault="00816506" w:rsidP="00BA3375">
            <w:pPr>
              <w:jc w:val="right"/>
              <w:rPr>
                <w:color w:val="000000"/>
                <w:sz w:val="16"/>
                <w:szCs w:val="16"/>
              </w:rPr>
            </w:pPr>
            <w:r w:rsidRPr="003A2D1B">
              <w:rPr>
                <w:color w:val="000000"/>
                <w:sz w:val="16"/>
                <w:szCs w:val="16"/>
              </w:rPr>
              <w:t>45,62</w:t>
            </w:r>
          </w:p>
        </w:tc>
        <w:tc>
          <w:tcPr>
            <w:tcW w:w="740" w:type="dxa"/>
            <w:tcBorders>
              <w:top w:val="single" w:sz="4" w:space="0" w:color="156082"/>
              <w:left w:val="nil"/>
              <w:bottom w:val="nil"/>
              <w:right w:val="nil"/>
            </w:tcBorders>
            <w:shd w:val="clear" w:color="auto" w:fill="auto"/>
            <w:noWrap/>
            <w:vAlign w:val="bottom"/>
            <w:hideMark/>
          </w:tcPr>
          <w:p w14:paraId="044FE792" w14:textId="77777777" w:rsidR="00816506" w:rsidRPr="003A2D1B" w:rsidRDefault="00816506" w:rsidP="00BA3375">
            <w:pPr>
              <w:jc w:val="right"/>
              <w:rPr>
                <w:color w:val="000000"/>
                <w:sz w:val="16"/>
                <w:szCs w:val="16"/>
              </w:rPr>
            </w:pPr>
            <w:r w:rsidRPr="003A2D1B">
              <w:rPr>
                <w:color w:val="000000"/>
                <w:sz w:val="16"/>
                <w:szCs w:val="16"/>
              </w:rPr>
              <w:t>42,39</w:t>
            </w:r>
          </w:p>
        </w:tc>
        <w:tc>
          <w:tcPr>
            <w:tcW w:w="600" w:type="dxa"/>
            <w:tcBorders>
              <w:top w:val="single" w:sz="4" w:space="0" w:color="156082"/>
              <w:left w:val="nil"/>
              <w:bottom w:val="nil"/>
              <w:right w:val="single" w:sz="4" w:space="0" w:color="156082"/>
            </w:tcBorders>
            <w:shd w:val="clear" w:color="auto" w:fill="auto"/>
            <w:noWrap/>
            <w:vAlign w:val="bottom"/>
            <w:hideMark/>
          </w:tcPr>
          <w:p w14:paraId="08737B06" w14:textId="77777777" w:rsidR="00816506" w:rsidRPr="003A2D1B" w:rsidRDefault="00816506" w:rsidP="00BA3375">
            <w:pPr>
              <w:jc w:val="right"/>
              <w:rPr>
                <w:b/>
                <w:bCs/>
                <w:color w:val="000000"/>
                <w:sz w:val="16"/>
                <w:szCs w:val="16"/>
              </w:rPr>
            </w:pPr>
            <w:r w:rsidRPr="003A2D1B">
              <w:rPr>
                <w:b/>
                <w:bCs/>
                <w:color w:val="000000"/>
                <w:sz w:val="16"/>
                <w:szCs w:val="16"/>
              </w:rPr>
              <w:t>199%</w:t>
            </w:r>
          </w:p>
        </w:tc>
      </w:tr>
      <w:tr w:rsidR="00816506" w:rsidRPr="003A2D1B" w14:paraId="31449A44" w14:textId="77777777" w:rsidTr="00BA3375">
        <w:trPr>
          <w:trHeight w:val="300"/>
        </w:trPr>
        <w:tc>
          <w:tcPr>
            <w:tcW w:w="1600" w:type="dxa"/>
            <w:tcBorders>
              <w:top w:val="single" w:sz="4" w:space="0" w:color="156082"/>
              <w:left w:val="single" w:sz="4" w:space="0" w:color="156082"/>
              <w:bottom w:val="nil"/>
              <w:right w:val="nil"/>
            </w:tcBorders>
            <w:shd w:val="clear" w:color="auto" w:fill="auto"/>
            <w:vAlign w:val="center"/>
            <w:hideMark/>
          </w:tcPr>
          <w:p w14:paraId="1CA34E14" w14:textId="77777777" w:rsidR="00816506" w:rsidRPr="003A2D1B" w:rsidRDefault="00816506" w:rsidP="00BA3375">
            <w:pPr>
              <w:rPr>
                <w:color w:val="000000"/>
                <w:sz w:val="16"/>
                <w:szCs w:val="16"/>
              </w:rPr>
            </w:pPr>
            <w:r w:rsidRPr="003A2D1B">
              <w:rPr>
                <w:color w:val="000000"/>
                <w:sz w:val="16"/>
                <w:szCs w:val="16"/>
              </w:rPr>
              <w:t>20 kleine documenten</w:t>
            </w:r>
          </w:p>
        </w:tc>
        <w:tc>
          <w:tcPr>
            <w:tcW w:w="540" w:type="dxa"/>
            <w:tcBorders>
              <w:top w:val="single" w:sz="4" w:space="0" w:color="156082"/>
              <w:left w:val="nil"/>
              <w:bottom w:val="nil"/>
              <w:right w:val="nil"/>
            </w:tcBorders>
            <w:shd w:val="clear" w:color="auto" w:fill="auto"/>
            <w:noWrap/>
            <w:vAlign w:val="bottom"/>
            <w:hideMark/>
          </w:tcPr>
          <w:p w14:paraId="3FF70D03" w14:textId="77777777" w:rsidR="00816506" w:rsidRPr="003A2D1B" w:rsidRDefault="00816506" w:rsidP="00BA3375">
            <w:pPr>
              <w:jc w:val="right"/>
              <w:rPr>
                <w:color w:val="000000"/>
                <w:sz w:val="16"/>
                <w:szCs w:val="16"/>
              </w:rPr>
            </w:pPr>
            <w:r w:rsidRPr="003A2D1B">
              <w:rPr>
                <w:color w:val="000000"/>
                <w:sz w:val="16"/>
                <w:szCs w:val="16"/>
              </w:rPr>
              <w:t>22,97</w:t>
            </w:r>
          </w:p>
        </w:tc>
        <w:tc>
          <w:tcPr>
            <w:tcW w:w="540" w:type="dxa"/>
            <w:tcBorders>
              <w:top w:val="single" w:sz="4" w:space="0" w:color="156082"/>
              <w:left w:val="nil"/>
              <w:bottom w:val="nil"/>
              <w:right w:val="nil"/>
            </w:tcBorders>
            <w:shd w:val="clear" w:color="auto" w:fill="auto"/>
            <w:noWrap/>
            <w:vAlign w:val="bottom"/>
            <w:hideMark/>
          </w:tcPr>
          <w:p w14:paraId="03BB0B54" w14:textId="77777777" w:rsidR="00816506" w:rsidRPr="003A2D1B" w:rsidRDefault="00816506" w:rsidP="00BA3375">
            <w:pPr>
              <w:jc w:val="right"/>
              <w:rPr>
                <w:color w:val="000000"/>
                <w:sz w:val="16"/>
                <w:szCs w:val="16"/>
              </w:rPr>
            </w:pPr>
            <w:r w:rsidRPr="003A2D1B">
              <w:rPr>
                <w:color w:val="000000"/>
                <w:sz w:val="16"/>
                <w:szCs w:val="16"/>
              </w:rPr>
              <w:t>22,00</w:t>
            </w:r>
          </w:p>
        </w:tc>
        <w:tc>
          <w:tcPr>
            <w:tcW w:w="760" w:type="dxa"/>
            <w:tcBorders>
              <w:top w:val="single" w:sz="4" w:space="0" w:color="156082"/>
              <w:left w:val="nil"/>
              <w:bottom w:val="nil"/>
              <w:right w:val="nil"/>
            </w:tcBorders>
            <w:shd w:val="clear" w:color="auto" w:fill="auto"/>
            <w:noWrap/>
            <w:vAlign w:val="bottom"/>
            <w:hideMark/>
          </w:tcPr>
          <w:p w14:paraId="39AE43D2" w14:textId="77777777" w:rsidR="00816506" w:rsidRPr="003A2D1B" w:rsidRDefault="00816506" w:rsidP="00BA3375">
            <w:pPr>
              <w:jc w:val="right"/>
              <w:rPr>
                <w:color w:val="000000"/>
                <w:sz w:val="16"/>
                <w:szCs w:val="16"/>
              </w:rPr>
            </w:pPr>
            <w:r w:rsidRPr="003A2D1B">
              <w:rPr>
                <w:color w:val="000000"/>
                <w:sz w:val="16"/>
                <w:szCs w:val="16"/>
              </w:rPr>
              <w:t>22,48</w:t>
            </w:r>
          </w:p>
        </w:tc>
        <w:tc>
          <w:tcPr>
            <w:tcW w:w="600" w:type="dxa"/>
            <w:tcBorders>
              <w:top w:val="single" w:sz="4" w:space="0" w:color="156082"/>
              <w:left w:val="nil"/>
              <w:bottom w:val="nil"/>
              <w:right w:val="nil"/>
            </w:tcBorders>
            <w:shd w:val="clear" w:color="auto" w:fill="auto"/>
            <w:noWrap/>
            <w:vAlign w:val="bottom"/>
            <w:hideMark/>
          </w:tcPr>
          <w:p w14:paraId="6D6CB2DE" w14:textId="77777777" w:rsidR="00816506" w:rsidRPr="003A2D1B" w:rsidRDefault="00816506" w:rsidP="00BA3375">
            <w:pPr>
              <w:jc w:val="right"/>
              <w:rPr>
                <w:b/>
                <w:bCs/>
                <w:color w:val="000000"/>
                <w:sz w:val="16"/>
                <w:szCs w:val="16"/>
              </w:rPr>
            </w:pPr>
            <w:r w:rsidRPr="003A2D1B">
              <w:rPr>
                <w:b/>
                <w:bCs/>
                <w:color w:val="000000"/>
                <w:sz w:val="16"/>
                <w:szCs w:val="16"/>
              </w:rPr>
              <w:t>100%</w:t>
            </w:r>
          </w:p>
        </w:tc>
        <w:tc>
          <w:tcPr>
            <w:tcW w:w="540" w:type="dxa"/>
            <w:tcBorders>
              <w:top w:val="single" w:sz="4" w:space="0" w:color="156082"/>
              <w:left w:val="nil"/>
              <w:bottom w:val="nil"/>
              <w:right w:val="nil"/>
            </w:tcBorders>
            <w:shd w:val="clear" w:color="auto" w:fill="auto"/>
            <w:noWrap/>
            <w:vAlign w:val="bottom"/>
            <w:hideMark/>
          </w:tcPr>
          <w:p w14:paraId="7E16D7D8" w14:textId="77777777" w:rsidR="00816506" w:rsidRPr="003A2D1B" w:rsidRDefault="00816506" w:rsidP="00BA3375">
            <w:pPr>
              <w:jc w:val="right"/>
              <w:rPr>
                <w:color w:val="000000"/>
                <w:sz w:val="16"/>
                <w:szCs w:val="16"/>
              </w:rPr>
            </w:pPr>
            <w:r w:rsidRPr="003A2D1B">
              <w:rPr>
                <w:color w:val="000000"/>
                <w:sz w:val="16"/>
                <w:szCs w:val="16"/>
              </w:rPr>
              <w:t>28,31</w:t>
            </w:r>
          </w:p>
        </w:tc>
        <w:tc>
          <w:tcPr>
            <w:tcW w:w="540" w:type="dxa"/>
            <w:tcBorders>
              <w:top w:val="single" w:sz="4" w:space="0" w:color="156082"/>
              <w:left w:val="nil"/>
              <w:bottom w:val="nil"/>
              <w:right w:val="nil"/>
            </w:tcBorders>
            <w:shd w:val="clear" w:color="auto" w:fill="auto"/>
            <w:noWrap/>
            <w:vAlign w:val="bottom"/>
            <w:hideMark/>
          </w:tcPr>
          <w:p w14:paraId="4D637A92" w14:textId="77777777" w:rsidR="00816506" w:rsidRPr="003A2D1B" w:rsidRDefault="00816506" w:rsidP="00BA3375">
            <w:pPr>
              <w:jc w:val="right"/>
              <w:rPr>
                <w:color w:val="000000"/>
                <w:sz w:val="16"/>
                <w:szCs w:val="16"/>
              </w:rPr>
            </w:pPr>
            <w:r w:rsidRPr="003A2D1B">
              <w:rPr>
                <w:color w:val="000000"/>
                <w:sz w:val="16"/>
                <w:szCs w:val="16"/>
              </w:rPr>
              <w:t>27,69</w:t>
            </w:r>
          </w:p>
        </w:tc>
        <w:tc>
          <w:tcPr>
            <w:tcW w:w="760" w:type="dxa"/>
            <w:tcBorders>
              <w:top w:val="single" w:sz="4" w:space="0" w:color="156082"/>
              <w:left w:val="nil"/>
              <w:bottom w:val="nil"/>
              <w:right w:val="nil"/>
            </w:tcBorders>
            <w:shd w:val="clear" w:color="auto" w:fill="auto"/>
            <w:noWrap/>
            <w:vAlign w:val="bottom"/>
            <w:hideMark/>
          </w:tcPr>
          <w:p w14:paraId="7C620BAD" w14:textId="77777777" w:rsidR="00816506" w:rsidRPr="003A2D1B" w:rsidRDefault="00816506" w:rsidP="00BA3375">
            <w:pPr>
              <w:jc w:val="right"/>
              <w:rPr>
                <w:color w:val="000000"/>
                <w:sz w:val="16"/>
                <w:szCs w:val="16"/>
              </w:rPr>
            </w:pPr>
            <w:r w:rsidRPr="003A2D1B">
              <w:rPr>
                <w:color w:val="000000"/>
                <w:sz w:val="16"/>
                <w:szCs w:val="16"/>
              </w:rPr>
              <w:t>28,00</w:t>
            </w:r>
          </w:p>
        </w:tc>
        <w:tc>
          <w:tcPr>
            <w:tcW w:w="600" w:type="dxa"/>
            <w:tcBorders>
              <w:top w:val="single" w:sz="4" w:space="0" w:color="156082"/>
              <w:left w:val="nil"/>
              <w:bottom w:val="nil"/>
              <w:right w:val="nil"/>
            </w:tcBorders>
            <w:shd w:val="clear" w:color="auto" w:fill="auto"/>
            <w:noWrap/>
            <w:vAlign w:val="bottom"/>
            <w:hideMark/>
          </w:tcPr>
          <w:p w14:paraId="5866E77A" w14:textId="77777777" w:rsidR="00816506" w:rsidRPr="003A2D1B" w:rsidRDefault="00816506" w:rsidP="00BA3375">
            <w:pPr>
              <w:jc w:val="right"/>
              <w:rPr>
                <w:b/>
                <w:bCs/>
                <w:color w:val="000000"/>
                <w:sz w:val="16"/>
                <w:szCs w:val="16"/>
              </w:rPr>
            </w:pPr>
            <w:r w:rsidRPr="003A2D1B">
              <w:rPr>
                <w:b/>
                <w:bCs/>
                <w:color w:val="000000"/>
                <w:sz w:val="16"/>
                <w:szCs w:val="16"/>
              </w:rPr>
              <w:t>125%</w:t>
            </w:r>
          </w:p>
        </w:tc>
        <w:tc>
          <w:tcPr>
            <w:tcW w:w="600" w:type="dxa"/>
            <w:tcBorders>
              <w:top w:val="single" w:sz="4" w:space="0" w:color="156082"/>
              <w:left w:val="nil"/>
              <w:bottom w:val="nil"/>
              <w:right w:val="nil"/>
            </w:tcBorders>
            <w:shd w:val="clear" w:color="auto" w:fill="auto"/>
            <w:noWrap/>
            <w:vAlign w:val="bottom"/>
            <w:hideMark/>
          </w:tcPr>
          <w:p w14:paraId="7ECB286E" w14:textId="77777777" w:rsidR="00816506" w:rsidRPr="003A2D1B" w:rsidRDefault="00816506" w:rsidP="00BA3375">
            <w:pPr>
              <w:jc w:val="right"/>
              <w:rPr>
                <w:color w:val="000000"/>
                <w:sz w:val="16"/>
                <w:szCs w:val="16"/>
              </w:rPr>
            </w:pPr>
            <w:r w:rsidRPr="003A2D1B">
              <w:rPr>
                <w:color w:val="000000"/>
                <w:sz w:val="16"/>
                <w:szCs w:val="16"/>
              </w:rPr>
              <w:t>58,83</w:t>
            </w:r>
          </w:p>
        </w:tc>
        <w:tc>
          <w:tcPr>
            <w:tcW w:w="600" w:type="dxa"/>
            <w:tcBorders>
              <w:top w:val="single" w:sz="4" w:space="0" w:color="156082"/>
              <w:left w:val="nil"/>
              <w:bottom w:val="nil"/>
              <w:right w:val="nil"/>
            </w:tcBorders>
            <w:shd w:val="clear" w:color="auto" w:fill="auto"/>
            <w:noWrap/>
            <w:vAlign w:val="bottom"/>
            <w:hideMark/>
          </w:tcPr>
          <w:p w14:paraId="52DB007E" w14:textId="77777777" w:rsidR="00816506" w:rsidRPr="003A2D1B" w:rsidRDefault="00816506" w:rsidP="00BA3375">
            <w:pPr>
              <w:jc w:val="right"/>
              <w:rPr>
                <w:color w:val="000000"/>
                <w:sz w:val="16"/>
                <w:szCs w:val="16"/>
              </w:rPr>
            </w:pPr>
            <w:r w:rsidRPr="003A2D1B">
              <w:rPr>
                <w:color w:val="000000"/>
                <w:sz w:val="16"/>
                <w:szCs w:val="16"/>
              </w:rPr>
              <w:t>65,28</w:t>
            </w:r>
          </w:p>
        </w:tc>
        <w:tc>
          <w:tcPr>
            <w:tcW w:w="740" w:type="dxa"/>
            <w:tcBorders>
              <w:top w:val="single" w:sz="4" w:space="0" w:color="156082"/>
              <w:left w:val="nil"/>
              <w:bottom w:val="nil"/>
              <w:right w:val="nil"/>
            </w:tcBorders>
            <w:shd w:val="clear" w:color="auto" w:fill="auto"/>
            <w:noWrap/>
            <w:vAlign w:val="bottom"/>
            <w:hideMark/>
          </w:tcPr>
          <w:p w14:paraId="36AEB76B" w14:textId="77777777" w:rsidR="00816506" w:rsidRPr="003A2D1B" w:rsidRDefault="00816506" w:rsidP="00BA3375">
            <w:pPr>
              <w:jc w:val="right"/>
              <w:rPr>
                <w:color w:val="000000"/>
                <w:sz w:val="16"/>
                <w:szCs w:val="16"/>
              </w:rPr>
            </w:pPr>
            <w:r w:rsidRPr="003A2D1B">
              <w:rPr>
                <w:color w:val="000000"/>
                <w:sz w:val="16"/>
                <w:szCs w:val="16"/>
              </w:rPr>
              <w:t>62,05</w:t>
            </w:r>
          </w:p>
        </w:tc>
        <w:tc>
          <w:tcPr>
            <w:tcW w:w="600" w:type="dxa"/>
            <w:tcBorders>
              <w:top w:val="single" w:sz="4" w:space="0" w:color="156082"/>
              <w:left w:val="nil"/>
              <w:bottom w:val="nil"/>
              <w:right w:val="single" w:sz="4" w:space="0" w:color="156082"/>
            </w:tcBorders>
            <w:shd w:val="clear" w:color="auto" w:fill="auto"/>
            <w:noWrap/>
            <w:vAlign w:val="bottom"/>
            <w:hideMark/>
          </w:tcPr>
          <w:p w14:paraId="67BF4EF2" w14:textId="77777777" w:rsidR="00816506" w:rsidRPr="003A2D1B" w:rsidRDefault="00816506" w:rsidP="00BA3375">
            <w:pPr>
              <w:jc w:val="right"/>
              <w:rPr>
                <w:b/>
                <w:bCs/>
                <w:color w:val="000000"/>
                <w:sz w:val="16"/>
                <w:szCs w:val="16"/>
              </w:rPr>
            </w:pPr>
            <w:r w:rsidRPr="003A2D1B">
              <w:rPr>
                <w:b/>
                <w:bCs/>
                <w:color w:val="000000"/>
                <w:sz w:val="16"/>
                <w:szCs w:val="16"/>
              </w:rPr>
              <w:t>276%</w:t>
            </w:r>
          </w:p>
        </w:tc>
      </w:tr>
      <w:tr w:rsidR="00816506" w:rsidRPr="003A2D1B" w14:paraId="5E8D816D" w14:textId="77777777" w:rsidTr="00BA3375">
        <w:trPr>
          <w:trHeight w:val="300"/>
        </w:trPr>
        <w:tc>
          <w:tcPr>
            <w:tcW w:w="1600" w:type="dxa"/>
            <w:tcBorders>
              <w:top w:val="single" w:sz="4" w:space="0" w:color="156082"/>
              <w:left w:val="single" w:sz="4" w:space="0" w:color="156082"/>
              <w:bottom w:val="single" w:sz="4" w:space="0" w:color="156082"/>
              <w:right w:val="nil"/>
            </w:tcBorders>
            <w:shd w:val="clear" w:color="auto" w:fill="auto"/>
            <w:vAlign w:val="center"/>
            <w:hideMark/>
          </w:tcPr>
          <w:p w14:paraId="2FDF0250" w14:textId="77777777" w:rsidR="00816506" w:rsidRPr="003A2D1B" w:rsidRDefault="00816506" w:rsidP="00BA3375">
            <w:pPr>
              <w:rPr>
                <w:color w:val="000000"/>
                <w:sz w:val="16"/>
                <w:szCs w:val="16"/>
              </w:rPr>
            </w:pPr>
            <w:r w:rsidRPr="003A2D1B">
              <w:rPr>
                <w:color w:val="000000"/>
                <w:sz w:val="16"/>
                <w:szCs w:val="16"/>
              </w:rPr>
              <w:t>20 grote documenten</w:t>
            </w:r>
          </w:p>
        </w:tc>
        <w:tc>
          <w:tcPr>
            <w:tcW w:w="540" w:type="dxa"/>
            <w:tcBorders>
              <w:top w:val="single" w:sz="4" w:space="0" w:color="156082"/>
              <w:left w:val="nil"/>
              <w:bottom w:val="single" w:sz="4" w:space="0" w:color="156082"/>
              <w:right w:val="nil"/>
            </w:tcBorders>
            <w:shd w:val="clear" w:color="auto" w:fill="auto"/>
            <w:noWrap/>
            <w:vAlign w:val="bottom"/>
            <w:hideMark/>
          </w:tcPr>
          <w:p w14:paraId="19688836" w14:textId="77777777" w:rsidR="00816506" w:rsidRPr="003A2D1B" w:rsidRDefault="00816506" w:rsidP="00BA3375">
            <w:pPr>
              <w:jc w:val="right"/>
              <w:rPr>
                <w:color w:val="000000"/>
                <w:sz w:val="16"/>
                <w:szCs w:val="16"/>
              </w:rPr>
            </w:pPr>
            <w:r w:rsidRPr="003A2D1B">
              <w:rPr>
                <w:color w:val="000000"/>
                <w:sz w:val="16"/>
                <w:szCs w:val="16"/>
              </w:rPr>
              <w:t>55,24</w:t>
            </w:r>
          </w:p>
        </w:tc>
        <w:tc>
          <w:tcPr>
            <w:tcW w:w="540" w:type="dxa"/>
            <w:tcBorders>
              <w:top w:val="single" w:sz="4" w:space="0" w:color="156082"/>
              <w:left w:val="nil"/>
              <w:bottom w:val="single" w:sz="4" w:space="0" w:color="156082"/>
              <w:right w:val="nil"/>
            </w:tcBorders>
            <w:shd w:val="clear" w:color="auto" w:fill="auto"/>
            <w:noWrap/>
            <w:vAlign w:val="bottom"/>
            <w:hideMark/>
          </w:tcPr>
          <w:p w14:paraId="5A3E4E97" w14:textId="77777777" w:rsidR="00816506" w:rsidRPr="003A2D1B" w:rsidRDefault="00816506" w:rsidP="00BA3375">
            <w:pPr>
              <w:jc w:val="right"/>
              <w:rPr>
                <w:color w:val="000000"/>
                <w:sz w:val="16"/>
                <w:szCs w:val="16"/>
              </w:rPr>
            </w:pPr>
            <w:r w:rsidRPr="003A2D1B">
              <w:rPr>
                <w:color w:val="000000"/>
                <w:sz w:val="16"/>
                <w:szCs w:val="16"/>
              </w:rPr>
              <w:t>56,91</w:t>
            </w:r>
          </w:p>
        </w:tc>
        <w:tc>
          <w:tcPr>
            <w:tcW w:w="760" w:type="dxa"/>
            <w:tcBorders>
              <w:top w:val="single" w:sz="4" w:space="0" w:color="156082"/>
              <w:left w:val="nil"/>
              <w:bottom w:val="single" w:sz="4" w:space="0" w:color="156082"/>
              <w:right w:val="nil"/>
            </w:tcBorders>
            <w:shd w:val="clear" w:color="auto" w:fill="auto"/>
            <w:noWrap/>
            <w:vAlign w:val="bottom"/>
            <w:hideMark/>
          </w:tcPr>
          <w:p w14:paraId="2359E1EE" w14:textId="77777777" w:rsidR="00816506" w:rsidRPr="003A2D1B" w:rsidRDefault="00816506" w:rsidP="00BA3375">
            <w:pPr>
              <w:jc w:val="right"/>
              <w:rPr>
                <w:color w:val="000000"/>
                <w:sz w:val="16"/>
                <w:szCs w:val="16"/>
              </w:rPr>
            </w:pPr>
            <w:r w:rsidRPr="003A2D1B">
              <w:rPr>
                <w:color w:val="000000"/>
                <w:sz w:val="16"/>
                <w:szCs w:val="16"/>
              </w:rPr>
              <w:t>56,08</w:t>
            </w:r>
          </w:p>
        </w:tc>
        <w:tc>
          <w:tcPr>
            <w:tcW w:w="600" w:type="dxa"/>
            <w:tcBorders>
              <w:top w:val="single" w:sz="4" w:space="0" w:color="156082"/>
              <w:left w:val="nil"/>
              <w:bottom w:val="single" w:sz="4" w:space="0" w:color="156082"/>
              <w:right w:val="nil"/>
            </w:tcBorders>
            <w:shd w:val="clear" w:color="auto" w:fill="auto"/>
            <w:noWrap/>
            <w:vAlign w:val="bottom"/>
            <w:hideMark/>
          </w:tcPr>
          <w:p w14:paraId="4A3D3097" w14:textId="77777777" w:rsidR="00816506" w:rsidRPr="003A2D1B" w:rsidRDefault="00816506" w:rsidP="00BA3375">
            <w:pPr>
              <w:jc w:val="right"/>
              <w:rPr>
                <w:b/>
                <w:bCs/>
                <w:color w:val="000000"/>
                <w:sz w:val="16"/>
                <w:szCs w:val="16"/>
              </w:rPr>
            </w:pPr>
            <w:r w:rsidRPr="003A2D1B">
              <w:rPr>
                <w:b/>
                <w:bCs/>
                <w:color w:val="000000"/>
                <w:sz w:val="16"/>
                <w:szCs w:val="16"/>
              </w:rPr>
              <w:t>100%</w:t>
            </w:r>
          </w:p>
        </w:tc>
        <w:tc>
          <w:tcPr>
            <w:tcW w:w="540" w:type="dxa"/>
            <w:tcBorders>
              <w:top w:val="single" w:sz="4" w:space="0" w:color="156082"/>
              <w:left w:val="nil"/>
              <w:bottom w:val="single" w:sz="4" w:space="0" w:color="156082"/>
              <w:right w:val="nil"/>
            </w:tcBorders>
            <w:shd w:val="clear" w:color="auto" w:fill="auto"/>
            <w:noWrap/>
            <w:vAlign w:val="bottom"/>
            <w:hideMark/>
          </w:tcPr>
          <w:p w14:paraId="287DF57C" w14:textId="77777777" w:rsidR="00816506" w:rsidRPr="003A2D1B" w:rsidRDefault="00816506" w:rsidP="00BA3375">
            <w:pPr>
              <w:jc w:val="right"/>
              <w:rPr>
                <w:color w:val="000000"/>
                <w:sz w:val="16"/>
                <w:szCs w:val="16"/>
              </w:rPr>
            </w:pPr>
            <w:r w:rsidRPr="003A2D1B">
              <w:rPr>
                <w:color w:val="000000"/>
                <w:sz w:val="16"/>
                <w:szCs w:val="16"/>
              </w:rPr>
              <w:t>79,63</w:t>
            </w:r>
          </w:p>
        </w:tc>
        <w:tc>
          <w:tcPr>
            <w:tcW w:w="540" w:type="dxa"/>
            <w:tcBorders>
              <w:top w:val="single" w:sz="4" w:space="0" w:color="156082"/>
              <w:left w:val="nil"/>
              <w:bottom w:val="single" w:sz="4" w:space="0" w:color="156082"/>
              <w:right w:val="nil"/>
            </w:tcBorders>
            <w:shd w:val="clear" w:color="auto" w:fill="auto"/>
            <w:noWrap/>
            <w:vAlign w:val="bottom"/>
            <w:hideMark/>
          </w:tcPr>
          <w:p w14:paraId="033F6DB8" w14:textId="77777777" w:rsidR="00816506" w:rsidRPr="003A2D1B" w:rsidRDefault="00816506" w:rsidP="00BA3375">
            <w:pPr>
              <w:jc w:val="right"/>
              <w:rPr>
                <w:color w:val="000000"/>
                <w:sz w:val="16"/>
                <w:szCs w:val="16"/>
              </w:rPr>
            </w:pPr>
            <w:r w:rsidRPr="003A2D1B">
              <w:rPr>
                <w:color w:val="000000"/>
                <w:sz w:val="16"/>
                <w:szCs w:val="16"/>
              </w:rPr>
              <w:t>75,88</w:t>
            </w:r>
          </w:p>
        </w:tc>
        <w:tc>
          <w:tcPr>
            <w:tcW w:w="760" w:type="dxa"/>
            <w:tcBorders>
              <w:top w:val="single" w:sz="4" w:space="0" w:color="156082"/>
              <w:left w:val="nil"/>
              <w:bottom w:val="single" w:sz="4" w:space="0" w:color="156082"/>
              <w:right w:val="nil"/>
            </w:tcBorders>
            <w:shd w:val="clear" w:color="auto" w:fill="auto"/>
            <w:noWrap/>
            <w:vAlign w:val="bottom"/>
            <w:hideMark/>
          </w:tcPr>
          <w:p w14:paraId="3360CCE3" w14:textId="77777777" w:rsidR="00816506" w:rsidRPr="003A2D1B" w:rsidRDefault="00816506" w:rsidP="00BA3375">
            <w:pPr>
              <w:jc w:val="right"/>
              <w:rPr>
                <w:color w:val="000000"/>
                <w:sz w:val="16"/>
                <w:szCs w:val="16"/>
              </w:rPr>
            </w:pPr>
            <w:r w:rsidRPr="003A2D1B">
              <w:rPr>
                <w:color w:val="000000"/>
                <w:sz w:val="16"/>
                <w:szCs w:val="16"/>
              </w:rPr>
              <w:t>77,76</w:t>
            </w:r>
          </w:p>
        </w:tc>
        <w:tc>
          <w:tcPr>
            <w:tcW w:w="600" w:type="dxa"/>
            <w:tcBorders>
              <w:top w:val="single" w:sz="4" w:space="0" w:color="156082"/>
              <w:left w:val="nil"/>
              <w:bottom w:val="single" w:sz="4" w:space="0" w:color="156082"/>
              <w:right w:val="nil"/>
            </w:tcBorders>
            <w:shd w:val="clear" w:color="auto" w:fill="auto"/>
            <w:noWrap/>
            <w:vAlign w:val="bottom"/>
            <w:hideMark/>
          </w:tcPr>
          <w:p w14:paraId="23A0FE48" w14:textId="77777777" w:rsidR="00816506" w:rsidRPr="003A2D1B" w:rsidRDefault="00816506" w:rsidP="00BA3375">
            <w:pPr>
              <w:jc w:val="right"/>
              <w:rPr>
                <w:b/>
                <w:bCs/>
                <w:color w:val="000000"/>
                <w:sz w:val="16"/>
                <w:szCs w:val="16"/>
              </w:rPr>
            </w:pPr>
            <w:r w:rsidRPr="003A2D1B">
              <w:rPr>
                <w:b/>
                <w:bCs/>
                <w:color w:val="000000"/>
                <w:sz w:val="16"/>
                <w:szCs w:val="16"/>
              </w:rPr>
              <w:t>139%</w:t>
            </w:r>
          </w:p>
        </w:tc>
        <w:tc>
          <w:tcPr>
            <w:tcW w:w="600" w:type="dxa"/>
            <w:tcBorders>
              <w:top w:val="single" w:sz="4" w:space="0" w:color="156082"/>
              <w:left w:val="nil"/>
              <w:bottom w:val="single" w:sz="4" w:space="0" w:color="156082"/>
              <w:right w:val="nil"/>
            </w:tcBorders>
            <w:shd w:val="clear" w:color="auto" w:fill="auto"/>
            <w:noWrap/>
            <w:vAlign w:val="bottom"/>
            <w:hideMark/>
          </w:tcPr>
          <w:p w14:paraId="7247C427" w14:textId="77777777" w:rsidR="00816506" w:rsidRPr="003A2D1B" w:rsidRDefault="00816506" w:rsidP="00BA3375">
            <w:pPr>
              <w:jc w:val="right"/>
              <w:rPr>
                <w:color w:val="000000"/>
                <w:sz w:val="16"/>
                <w:szCs w:val="16"/>
              </w:rPr>
            </w:pPr>
            <w:r w:rsidRPr="003A2D1B">
              <w:rPr>
                <w:color w:val="000000"/>
                <w:sz w:val="16"/>
                <w:szCs w:val="16"/>
              </w:rPr>
              <w:t>115,88</w:t>
            </w:r>
          </w:p>
        </w:tc>
        <w:tc>
          <w:tcPr>
            <w:tcW w:w="600" w:type="dxa"/>
            <w:tcBorders>
              <w:top w:val="single" w:sz="4" w:space="0" w:color="156082"/>
              <w:left w:val="nil"/>
              <w:bottom w:val="single" w:sz="4" w:space="0" w:color="156082"/>
              <w:right w:val="nil"/>
            </w:tcBorders>
            <w:shd w:val="clear" w:color="auto" w:fill="auto"/>
            <w:noWrap/>
            <w:vAlign w:val="bottom"/>
            <w:hideMark/>
          </w:tcPr>
          <w:p w14:paraId="463D0E9E" w14:textId="77777777" w:rsidR="00816506" w:rsidRPr="003A2D1B" w:rsidRDefault="00816506" w:rsidP="00BA3375">
            <w:pPr>
              <w:jc w:val="right"/>
              <w:rPr>
                <w:color w:val="000000"/>
                <w:sz w:val="16"/>
                <w:szCs w:val="16"/>
              </w:rPr>
            </w:pPr>
            <w:r w:rsidRPr="003A2D1B">
              <w:rPr>
                <w:color w:val="000000"/>
                <w:sz w:val="16"/>
                <w:szCs w:val="16"/>
              </w:rPr>
              <w:t>124,50</w:t>
            </w:r>
          </w:p>
        </w:tc>
        <w:tc>
          <w:tcPr>
            <w:tcW w:w="740" w:type="dxa"/>
            <w:tcBorders>
              <w:top w:val="single" w:sz="4" w:space="0" w:color="156082"/>
              <w:left w:val="nil"/>
              <w:bottom w:val="single" w:sz="4" w:space="0" w:color="156082"/>
              <w:right w:val="nil"/>
            </w:tcBorders>
            <w:shd w:val="clear" w:color="auto" w:fill="auto"/>
            <w:noWrap/>
            <w:vAlign w:val="bottom"/>
            <w:hideMark/>
          </w:tcPr>
          <w:p w14:paraId="2F66A661" w14:textId="77777777" w:rsidR="00816506" w:rsidRPr="003A2D1B" w:rsidRDefault="00816506" w:rsidP="00BA3375">
            <w:pPr>
              <w:jc w:val="right"/>
              <w:rPr>
                <w:color w:val="000000"/>
                <w:sz w:val="16"/>
                <w:szCs w:val="16"/>
              </w:rPr>
            </w:pPr>
            <w:r w:rsidRPr="003A2D1B">
              <w:rPr>
                <w:color w:val="000000"/>
                <w:sz w:val="16"/>
                <w:szCs w:val="16"/>
              </w:rPr>
              <w:t>120,19</w:t>
            </w:r>
          </w:p>
        </w:tc>
        <w:tc>
          <w:tcPr>
            <w:tcW w:w="600" w:type="dxa"/>
            <w:tcBorders>
              <w:top w:val="single" w:sz="4" w:space="0" w:color="156082"/>
              <w:left w:val="nil"/>
              <w:bottom w:val="single" w:sz="4" w:space="0" w:color="156082"/>
              <w:right w:val="single" w:sz="4" w:space="0" w:color="156082"/>
            </w:tcBorders>
            <w:shd w:val="clear" w:color="auto" w:fill="auto"/>
            <w:noWrap/>
            <w:vAlign w:val="bottom"/>
            <w:hideMark/>
          </w:tcPr>
          <w:p w14:paraId="1009AF0F" w14:textId="77777777" w:rsidR="00816506" w:rsidRPr="003A2D1B" w:rsidRDefault="00816506" w:rsidP="00BA3375">
            <w:pPr>
              <w:jc w:val="right"/>
              <w:rPr>
                <w:b/>
                <w:bCs/>
                <w:color w:val="000000"/>
                <w:sz w:val="16"/>
                <w:szCs w:val="16"/>
              </w:rPr>
            </w:pPr>
            <w:r w:rsidRPr="003A2D1B">
              <w:rPr>
                <w:b/>
                <w:bCs/>
                <w:color w:val="000000"/>
                <w:sz w:val="16"/>
                <w:szCs w:val="16"/>
              </w:rPr>
              <w:t>214%</w:t>
            </w:r>
          </w:p>
        </w:tc>
      </w:tr>
    </w:tbl>
    <w:p w14:paraId="75AB2E87" w14:textId="77777777" w:rsidR="00816506" w:rsidRPr="003A2D1B" w:rsidRDefault="00816506" w:rsidP="00BB549D">
      <w:r w:rsidRPr="003A2D1B">
        <w:t>Uit de analyse blijkt dat de verschillende platformconfiguraties aanzienlijke impact hebben op de responstijden van de testcases. Configuratie C, die de basisomgeving vertegenwoordigt zonder geïntegreerde ontwikkelomgeving (IDE) en met de OpenZaak-DRC en file-opslag, is als referentie genomen met een prestatie-index van 100%.</w:t>
      </w:r>
    </w:p>
    <w:p w14:paraId="4324DB84" w14:textId="77777777" w:rsidR="00816506" w:rsidRPr="003A2D1B" w:rsidRDefault="00816506" w:rsidP="00BB549D">
      <w:r w:rsidRPr="003A2D1B">
        <w:t>In vergelijking hiermee presteert configuratie D, die een IDE integreert en een nieuwere versie van de OpenZaakBrug gebruikt, op een gemiddelde van 136% ten opzichte van configuratie C. Dit betekent dat de responstijden in configuratie D gemiddeld 36% hoger liggen dan in de basisconfiguratie. Deze toename kan worden toegeschreven aan de extra overhead van de IDE en de complexiteit van de nieuwere OpenZaakBrug-versie, hoewel bepaalde testcases hiervan minder impact ondervinden.</w:t>
      </w:r>
    </w:p>
    <w:p w14:paraId="78063523" w14:textId="77777777" w:rsidR="00816506" w:rsidRPr="003A2D1B" w:rsidRDefault="00816506" w:rsidP="00BB549D">
      <w:r w:rsidRPr="003A2D1B">
        <w:t>Configuratie F, die gebruikmaakt van een ontwikkelomgeving met SaaS-OpenZaak, laat een nog grotere stijging zien, met een prestatie-index van 230%. Dit betekent dat de responstijden in deze configuratie gemiddeld 130% hoger liggen dan in de basisconfiguratie C. Deze aanzienlijke stijging kan mogelijk worden veroorzaakt door de communicatie over het internet naar de SaaS-omgeving.</w:t>
      </w:r>
    </w:p>
    <w:p w14:paraId="213165EB" w14:textId="77777777" w:rsidR="00816506" w:rsidRPr="003A2D1B" w:rsidRDefault="00816506" w:rsidP="00BB549D">
      <w:r w:rsidRPr="003A2D1B">
        <w:t>Samenvattend laten de resultaten zien dat de toevoeging van een IDE en het gebruik van een SaaS-OpenZaak-oplossing de prestaties beïnvloeden, waarbij configuratie C het snelst presteert, gevolgd door configuratie D en uiteindelijk configuratie F. De configuratiekeuze heeft dus een directe impact op de responstijden, waarbij configuratie F voornamelijk geschikt kan zijn voor ontwikkel- en testdoeleinden, terwijl configuratie C beter presteert voor productiedoeleinden.</w:t>
      </w:r>
    </w:p>
    <w:p w14:paraId="7F1FB8EA" w14:textId="77777777" w:rsidR="00BB549D" w:rsidRPr="003A2D1B" w:rsidRDefault="00BB549D">
      <w:pPr>
        <w:spacing w:after="160" w:line="259" w:lineRule="auto"/>
        <w:rPr>
          <w:rFonts w:cs="Arial"/>
          <w:b/>
          <w:bCs/>
          <w:iCs/>
          <w:szCs w:val="28"/>
        </w:rPr>
      </w:pPr>
      <w:r w:rsidRPr="003A2D1B">
        <w:br w:type="page"/>
      </w:r>
    </w:p>
    <w:p w14:paraId="7F05F352" w14:textId="77777777" w:rsidR="00816506" w:rsidRPr="003A2D1B" w:rsidRDefault="00816506" w:rsidP="00816506">
      <w:pPr>
        <w:pStyle w:val="Kop2"/>
      </w:pPr>
      <w:r w:rsidRPr="003A2D1B">
        <w:t>Tijdstip van de meting</w:t>
      </w:r>
    </w:p>
    <w:p w14:paraId="22549CFB" w14:textId="77777777" w:rsidR="00BB549D" w:rsidRPr="003A2D1B" w:rsidRDefault="00BB549D" w:rsidP="00BB549D">
      <w:pPr>
        <w:rPr>
          <w:rStyle w:val="Zwaar"/>
          <w:b w:val="0"/>
          <w:bCs w:val="0"/>
        </w:rPr>
      </w:pPr>
      <w:r w:rsidRPr="003A2D1B">
        <w:rPr>
          <w:rStyle w:val="Zwaar"/>
          <w:b w:val="0"/>
          <w:bCs w:val="0"/>
        </w:rPr>
        <w:t>Op basis van de beschikbare gegevens is er geen duidelijk patroon dat aangeeft dat het tijdstip van de meting invloed heeft op de snelheid. De variaties in responstijden lijken niet consistent gerelateerd te zijn aan specifieke momenten van de dag. Dit suggereert dat factoren zoals serverbelasting, netwerkcondities of achtergrondprocessen mogelijk een grotere rol spelen in de prestatieverschillen dan het tijdstip van de meting.</w:t>
      </w:r>
    </w:p>
    <w:p w14:paraId="23171D55" w14:textId="77777777" w:rsidR="00BB549D" w:rsidRPr="003A2D1B" w:rsidRDefault="00BB549D" w:rsidP="00BB549D"/>
    <w:p w14:paraId="48CCF8AE" w14:textId="77777777" w:rsidR="00816506" w:rsidRPr="003A2D1B" w:rsidRDefault="00816506" w:rsidP="00816506">
      <w:pPr>
        <w:rPr>
          <w:rStyle w:val="Zwaar"/>
          <w:b w:val="0"/>
          <w:bCs w:val="0"/>
        </w:rPr>
      </w:pPr>
      <w:r w:rsidRPr="003A2D1B">
        <w:rPr>
          <w:noProof/>
        </w:rPr>
        <w:drawing>
          <wp:inline distT="0" distB="0" distL="0" distR="0" wp14:anchorId="104F7FDB" wp14:editId="54E8BE23">
            <wp:extent cx="4714875" cy="3562350"/>
            <wp:effectExtent l="0" t="0" r="0" b="0"/>
            <wp:docPr id="1409210754"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4875" cy="3562350"/>
                    </a:xfrm>
                    <a:prstGeom prst="rect">
                      <a:avLst/>
                    </a:prstGeom>
                    <a:noFill/>
                    <a:ln>
                      <a:noFill/>
                    </a:ln>
                  </pic:spPr>
                </pic:pic>
              </a:graphicData>
            </a:graphic>
          </wp:inline>
        </w:drawing>
      </w:r>
    </w:p>
    <w:p w14:paraId="7A6D0AE4" w14:textId="77777777" w:rsidR="00816506" w:rsidRPr="003A2D1B" w:rsidRDefault="00816506" w:rsidP="00816506">
      <w:pPr>
        <w:rPr>
          <w:rStyle w:val="Zwaar"/>
          <w:b w:val="0"/>
          <w:bCs w:val="0"/>
        </w:rPr>
      </w:pPr>
      <w:r w:rsidRPr="003A2D1B">
        <w:rPr>
          <w:noProof/>
        </w:rPr>
        <w:drawing>
          <wp:inline distT="0" distB="0" distL="0" distR="0" wp14:anchorId="7FD32CC9" wp14:editId="636A26AF">
            <wp:extent cx="5375082" cy="3194440"/>
            <wp:effectExtent l="0" t="0" r="0" b="6350"/>
            <wp:docPr id="13883638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4112" cy="3199807"/>
                    </a:xfrm>
                    <a:prstGeom prst="rect">
                      <a:avLst/>
                    </a:prstGeom>
                    <a:noFill/>
                    <a:ln>
                      <a:noFill/>
                    </a:ln>
                  </pic:spPr>
                </pic:pic>
              </a:graphicData>
            </a:graphic>
          </wp:inline>
        </w:drawing>
      </w:r>
    </w:p>
    <w:p w14:paraId="4447CB4F" w14:textId="77777777" w:rsidR="00816506" w:rsidRPr="003A2D1B" w:rsidRDefault="00816506" w:rsidP="00816506">
      <w:pPr>
        <w:rPr>
          <w:rStyle w:val="Zwaar"/>
          <w:b w:val="0"/>
          <w:bCs w:val="0"/>
        </w:rPr>
      </w:pPr>
    </w:p>
    <w:p w14:paraId="114F608E" w14:textId="77777777" w:rsidR="00816506" w:rsidRPr="003A2D1B" w:rsidRDefault="00816506" w:rsidP="00816506">
      <w:pPr>
        <w:rPr>
          <w:rFonts w:eastAsiaTheme="majorEastAsia" w:cstheme="majorBidi"/>
          <w:color w:val="2F5496" w:themeColor="accent1" w:themeShade="BF"/>
          <w:sz w:val="26"/>
          <w:szCs w:val="26"/>
        </w:rPr>
      </w:pPr>
      <w:r w:rsidRPr="003A2D1B">
        <w:br w:type="page"/>
      </w:r>
    </w:p>
    <w:p w14:paraId="2D37ECAC" w14:textId="77777777" w:rsidR="00816506" w:rsidRPr="003A2D1B" w:rsidRDefault="00816506" w:rsidP="00816506">
      <w:pPr>
        <w:pStyle w:val="Kop2"/>
      </w:pPr>
      <w:r w:rsidRPr="003A2D1B">
        <w:t>Snelheid van de verschillende DRC’s</w:t>
      </w:r>
    </w:p>
    <w:p w14:paraId="557F4817" w14:textId="77777777" w:rsidR="00816506" w:rsidRPr="003A2D1B" w:rsidRDefault="00816506" w:rsidP="00BB549D">
      <w:pPr>
        <w:rPr>
          <w:rStyle w:val="Zwaar"/>
          <w:b w:val="0"/>
          <w:bCs w:val="0"/>
        </w:rPr>
      </w:pPr>
      <w:r w:rsidRPr="003A2D1B">
        <w:rPr>
          <w:rStyle w:val="Zwaar"/>
          <w:b w:val="0"/>
          <w:bCs w:val="0"/>
        </w:rPr>
        <w:t>In dit hoofdstuk presenteren we een vergelijking van de prestaties van verschillende Document Registratie Componenten (DRC's) binnen de OpenZaak-infrastructuur. We analyseren de resultaten van diverse testsets en focussen op de belangrijkste functies. De vergelijking wordt zowel zonder als met correctie uitgevoerd om een volledig beeld te geven van de prestaties.</w:t>
      </w:r>
    </w:p>
    <w:p w14:paraId="0EFD90BF" w14:textId="77777777" w:rsidR="00816506" w:rsidRPr="003A2D1B" w:rsidRDefault="00816506" w:rsidP="00BB549D">
      <w:pPr>
        <w:pStyle w:val="Kop3"/>
        <w:rPr>
          <w:rStyle w:val="Zwaar"/>
          <w:b/>
          <w:bCs/>
        </w:rPr>
      </w:pPr>
      <w:r w:rsidRPr="003A2D1B">
        <w:rPr>
          <w:rStyle w:val="Zwaar"/>
          <w:b/>
          <w:bCs/>
        </w:rPr>
        <w:t>Vergelijking op basis van testsets</w:t>
      </w:r>
    </w:p>
    <w:p w14:paraId="30A6A290" w14:textId="77777777" w:rsidR="00816506" w:rsidRPr="003A2D1B" w:rsidRDefault="00816506" w:rsidP="00BB549D">
      <w:pPr>
        <w:rPr>
          <w:rStyle w:val="Zwaar"/>
          <w:b w:val="0"/>
          <w:bCs w:val="0"/>
        </w:rPr>
      </w:pPr>
      <w:r w:rsidRPr="003A2D1B">
        <w:rPr>
          <w:rStyle w:val="Zwaar"/>
          <w:b w:val="0"/>
          <w:bCs w:val="0"/>
        </w:rPr>
        <w:t>We hebben diverse testsets samengesteld om de DRC's te evalueren onder verschillende omstandigheden:</w:t>
      </w:r>
    </w:p>
    <w:p w14:paraId="03B74A7A" w14:textId="77777777" w:rsidR="00816506" w:rsidRPr="003A2D1B" w:rsidRDefault="00816506" w:rsidP="00BB549D">
      <w:pPr>
        <w:pStyle w:val="Lijstalinea"/>
        <w:numPr>
          <w:ilvl w:val="0"/>
          <w:numId w:val="27"/>
        </w:numPr>
        <w:rPr>
          <w:rStyle w:val="Zwaar"/>
          <w:rFonts w:ascii="Trebuchet MS" w:hAnsi="Trebuchet MS"/>
          <w:b w:val="0"/>
          <w:bCs w:val="0"/>
        </w:rPr>
      </w:pPr>
      <w:r w:rsidRPr="003A2D1B">
        <w:rPr>
          <w:rStyle w:val="Zwaar"/>
          <w:rFonts w:ascii="Trebuchet MS" w:hAnsi="Trebuchet MS"/>
          <w:b w:val="0"/>
          <w:bCs w:val="0"/>
        </w:rPr>
        <w:t>Testcase 5 kleine documenten</w:t>
      </w:r>
    </w:p>
    <w:p w14:paraId="29B0EDD5" w14:textId="77777777" w:rsidR="00816506" w:rsidRPr="003A2D1B" w:rsidRDefault="00816506" w:rsidP="00BB549D">
      <w:pPr>
        <w:pStyle w:val="Lijstalinea"/>
        <w:numPr>
          <w:ilvl w:val="0"/>
          <w:numId w:val="27"/>
        </w:numPr>
        <w:rPr>
          <w:rStyle w:val="Zwaar"/>
          <w:rFonts w:ascii="Trebuchet MS" w:hAnsi="Trebuchet MS"/>
          <w:b w:val="0"/>
          <w:bCs w:val="0"/>
        </w:rPr>
      </w:pPr>
      <w:r w:rsidRPr="003A2D1B">
        <w:rPr>
          <w:rStyle w:val="Zwaar"/>
          <w:rFonts w:ascii="Trebuchet MS" w:hAnsi="Trebuchet MS"/>
          <w:b w:val="0"/>
          <w:bCs w:val="0"/>
        </w:rPr>
        <w:t>Testcase 5 grote documenten</w:t>
      </w:r>
    </w:p>
    <w:p w14:paraId="03A0D11C" w14:textId="77777777" w:rsidR="00816506" w:rsidRPr="003A2D1B" w:rsidRDefault="00816506" w:rsidP="00BB549D">
      <w:pPr>
        <w:pStyle w:val="Lijstalinea"/>
        <w:numPr>
          <w:ilvl w:val="0"/>
          <w:numId w:val="27"/>
        </w:numPr>
        <w:rPr>
          <w:rStyle w:val="Zwaar"/>
          <w:rFonts w:ascii="Trebuchet MS" w:hAnsi="Trebuchet MS"/>
          <w:b w:val="0"/>
          <w:bCs w:val="0"/>
        </w:rPr>
      </w:pPr>
      <w:r w:rsidRPr="003A2D1B">
        <w:rPr>
          <w:rStyle w:val="Zwaar"/>
          <w:rFonts w:ascii="Trebuchet MS" w:hAnsi="Trebuchet MS"/>
          <w:b w:val="0"/>
          <w:bCs w:val="0"/>
        </w:rPr>
        <w:t>Testcase 20 kleine documenten</w:t>
      </w:r>
    </w:p>
    <w:p w14:paraId="4B82D2A6" w14:textId="77777777" w:rsidR="00816506" w:rsidRPr="003A2D1B" w:rsidRDefault="00816506" w:rsidP="00BB549D">
      <w:pPr>
        <w:pStyle w:val="Lijstalinea"/>
        <w:numPr>
          <w:ilvl w:val="0"/>
          <w:numId w:val="27"/>
        </w:numPr>
        <w:rPr>
          <w:rStyle w:val="Zwaar"/>
          <w:rFonts w:ascii="Trebuchet MS" w:hAnsi="Trebuchet MS"/>
          <w:b w:val="0"/>
          <w:bCs w:val="0"/>
        </w:rPr>
      </w:pPr>
      <w:r w:rsidRPr="003A2D1B">
        <w:rPr>
          <w:rStyle w:val="Zwaar"/>
          <w:rFonts w:ascii="Trebuchet MS" w:hAnsi="Trebuchet MS"/>
          <w:b w:val="0"/>
          <w:bCs w:val="0"/>
        </w:rPr>
        <w:t>Testcase 20 grote documenten</w:t>
      </w:r>
    </w:p>
    <w:p w14:paraId="74D7FBF9" w14:textId="77777777" w:rsidR="00816506" w:rsidRPr="003A2D1B" w:rsidRDefault="00816506" w:rsidP="00BB549D">
      <w:pPr>
        <w:rPr>
          <w:rStyle w:val="Zwaar"/>
          <w:b w:val="0"/>
          <w:bCs w:val="0"/>
        </w:rPr>
      </w:pPr>
      <w:r w:rsidRPr="003A2D1B">
        <w:rPr>
          <w:rStyle w:val="Zwaar"/>
          <w:b w:val="0"/>
          <w:bCs w:val="0"/>
        </w:rPr>
        <w:t xml:space="preserve">Voor elke testcase zijn de responstijden gemeten in verschillende omgevingen en met diverse DRC-configuraties. Deze metingen bieden inzicht in de snelheid en efficiëntie van elke DRC onder specifieke omstandigheden. </w:t>
      </w:r>
    </w:p>
    <w:p w14:paraId="1CEA7F36" w14:textId="77777777" w:rsidR="00816506" w:rsidRPr="003A2D1B" w:rsidRDefault="00816506" w:rsidP="00BB549D">
      <w:pPr>
        <w:rPr>
          <w:rStyle w:val="Zwaar"/>
          <w:b w:val="0"/>
          <w:bCs w:val="0"/>
        </w:rPr>
      </w:pPr>
      <w:r w:rsidRPr="003A2D1B">
        <w:rPr>
          <w:rStyle w:val="Zwaar"/>
          <w:b w:val="0"/>
          <w:bCs w:val="0"/>
        </w:rPr>
        <w:t>De genoemde tijden hieronder zijn in seconden en afgerond op gehele getallen. Deze tijden zijn hieronder vermeld nog zonder de impact van de platformconfiguratie mee te nemen.</w:t>
      </w:r>
    </w:p>
    <w:p w14:paraId="6B1F08EA" w14:textId="77777777" w:rsidR="00816506" w:rsidRPr="003A2D1B" w:rsidRDefault="00816506" w:rsidP="00816506">
      <w:pPr>
        <w:rPr>
          <w:rStyle w:val="Zwaar"/>
          <w:rFonts w:eastAsiaTheme="majorEastAsia" w:cstheme="majorBidi"/>
          <w:b w:val="0"/>
          <w:bCs w:val="0"/>
          <w:color w:val="1F3763" w:themeColor="accent1" w:themeShade="7F"/>
          <w:sz w:val="24"/>
        </w:rPr>
      </w:pPr>
      <w:r w:rsidRPr="003A2D1B">
        <w:rPr>
          <w:rStyle w:val="Zwaar"/>
        </w:rPr>
        <w:br w:type="page"/>
      </w:r>
    </w:p>
    <w:p w14:paraId="20A5F218" w14:textId="77777777" w:rsidR="00816506" w:rsidRPr="003A2D1B" w:rsidRDefault="00816506" w:rsidP="00816506">
      <w:pPr>
        <w:pStyle w:val="Kop3"/>
        <w:rPr>
          <w:rStyle w:val="Zwaar"/>
          <w:b/>
          <w:bCs/>
        </w:rPr>
      </w:pPr>
      <w:r w:rsidRPr="003A2D1B">
        <w:rPr>
          <w:rStyle w:val="Zwaar"/>
          <w:b/>
          <w:bCs/>
        </w:rPr>
        <w:t>Testcase 5 kleine documenten zonder correctie</w:t>
      </w:r>
    </w:p>
    <w:p w14:paraId="19454A94" w14:textId="77777777" w:rsidR="00816506" w:rsidRPr="003A2D1B" w:rsidRDefault="00816506" w:rsidP="00816506">
      <w:r w:rsidRPr="003A2D1B">
        <w:rPr>
          <w:noProof/>
        </w:rPr>
        <w:drawing>
          <wp:inline distT="0" distB="0" distL="0" distR="0" wp14:anchorId="7A5AF797" wp14:editId="0ED94AE7">
            <wp:extent cx="6645910" cy="2505710"/>
            <wp:effectExtent l="0" t="0" r="0" b="0"/>
            <wp:docPr id="479004480"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505710"/>
                    </a:xfrm>
                    <a:prstGeom prst="rect">
                      <a:avLst/>
                    </a:prstGeom>
                    <a:noFill/>
                    <a:ln>
                      <a:noFill/>
                    </a:ln>
                  </pic:spPr>
                </pic:pic>
              </a:graphicData>
            </a:graphic>
          </wp:inline>
        </w:drawing>
      </w:r>
    </w:p>
    <w:p w14:paraId="124ACAAA" w14:textId="77777777" w:rsidR="00816506" w:rsidRPr="003A2D1B" w:rsidRDefault="00816506" w:rsidP="00816506">
      <w:r w:rsidRPr="003A2D1B">
        <w:rPr>
          <w:noProof/>
        </w:rPr>
        <w:drawing>
          <wp:inline distT="0" distB="0" distL="0" distR="0" wp14:anchorId="411B3AE3" wp14:editId="4CAEEE6E">
            <wp:extent cx="6645910" cy="4347210"/>
            <wp:effectExtent l="0" t="0" r="0" b="0"/>
            <wp:docPr id="111190125"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5A4D8664" w14:textId="77777777" w:rsidR="00816506" w:rsidRPr="003A2D1B" w:rsidRDefault="00816506" w:rsidP="00816506">
      <w:pPr>
        <w:rPr>
          <w:rStyle w:val="Zwaar"/>
          <w:rFonts w:eastAsiaTheme="majorEastAsia" w:cstheme="majorBidi"/>
          <w:b w:val="0"/>
          <w:bCs w:val="0"/>
          <w:color w:val="1F3763" w:themeColor="accent1" w:themeShade="7F"/>
          <w:sz w:val="24"/>
        </w:rPr>
      </w:pPr>
      <w:r w:rsidRPr="003A2D1B">
        <w:rPr>
          <w:rStyle w:val="Zwaar"/>
        </w:rPr>
        <w:br w:type="page"/>
      </w:r>
    </w:p>
    <w:p w14:paraId="6B2991BA" w14:textId="77777777" w:rsidR="00816506" w:rsidRPr="003A2D1B" w:rsidRDefault="00816506" w:rsidP="00816506">
      <w:pPr>
        <w:pStyle w:val="Kop3"/>
        <w:rPr>
          <w:rStyle w:val="Zwaar"/>
          <w:b/>
          <w:bCs/>
        </w:rPr>
      </w:pPr>
      <w:r w:rsidRPr="003A2D1B">
        <w:rPr>
          <w:rStyle w:val="Zwaar"/>
          <w:b/>
          <w:bCs/>
        </w:rPr>
        <w:t>Testcase 5 kleine documenten met correctie</w:t>
      </w:r>
    </w:p>
    <w:p w14:paraId="34C87FE3" w14:textId="77777777" w:rsidR="00816506" w:rsidRPr="003A2D1B" w:rsidRDefault="00816506" w:rsidP="00816506">
      <w:r w:rsidRPr="003A2D1B">
        <w:rPr>
          <w:noProof/>
        </w:rPr>
        <w:drawing>
          <wp:inline distT="0" distB="0" distL="0" distR="0" wp14:anchorId="6DFDD53D" wp14:editId="3DEA78DA">
            <wp:extent cx="6645910" cy="2505710"/>
            <wp:effectExtent l="0" t="0" r="0" b="0"/>
            <wp:docPr id="1032009098"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505710"/>
                    </a:xfrm>
                    <a:prstGeom prst="rect">
                      <a:avLst/>
                    </a:prstGeom>
                    <a:noFill/>
                    <a:ln>
                      <a:noFill/>
                    </a:ln>
                  </pic:spPr>
                </pic:pic>
              </a:graphicData>
            </a:graphic>
          </wp:inline>
        </w:drawing>
      </w:r>
    </w:p>
    <w:p w14:paraId="0ADEEFED" w14:textId="77777777" w:rsidR="00816506" w:rsidRPr="003A2D1B" w:rsidRDefault="00816506" w:rsidP="00816506">
      <w:r w:rsidRPr="003A2D1B">
        <w:rPr>
          <w:noProof/>
        </w:rPr>
        <w:drawing>
          <wp:inline distT="0" distB="0" distL="0" distR="0" wp14:anchorId="672B080D" wp14:editId="78E0D826">
            <wp:extent cx="6645910" cy="4347210"/>
            <wp:effectExtent l="0" t="0" r="0" b="0"/>
            <wp:docPr id="137176197"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25A6FD03" w14:textId="77777777" w:rsidR="00816506" w:rsidRPr="003A2D1B" w:rsidRDefault="00816506" w:rsidP="00816506">
      <w:pPr>
        <w:rPr>
          <w:rStyle w:val="Zwaar"/>
          <w:rFonts w:eastAsiaTheme="majorEastAsia" w:cstheme="majorBidi"/>
          <w:b w:val="0"/>
          <w:bCs w:val="0"/>
          <w:color w:val="1F3763" w:themeColor="accent1" w:themeShade="7F"/>
          <w:sz w:val="24"/>
        </w:rPr>
      </w:pPr>
      <w:r w:rsidRPr="003A2D1B">
        <w:rPr>
          <w:rStyle w:val="Zwaar"/>
        </w:rPr>
        <w:br w:type="page"/>
      </w:r>
    </w:p>
    <w:p w14:paraId="1245327C" w14:textId="77777777" w:rsidR="00816506" w:rsidRPr="003A2D1B" w:rsidRDefault="00816506" w:rsidP="00816506">
      <w:pPr>
        <w:pStyle w:val="Kop3"/>
        <w:rPr>
          <w:rStyle w:val="Zwaar"/>
          <w:b/>
          <w:bCs/>
        </w:rPr>
      </w:pPr>
      <w:r w:rsidRPr="003A2D1B">
        <w:rPr>
          <w:rStyle w:val="Zwaar"/>
          <w:b/>
          <w:bCs/>
        </w:rPr>
        <w:t>Testcase 5 grote documenten zonder correctie</w:t>
      </w:r>
    </w:p>
    <w:p w14:paraId="03AE8316" w14:textId="77777777" w:rsidR="00BB549D" w:rsidRPr="003A2D1B" w:rsidRDefault="6A6D4D98" w:rsidP="00BB549D">
      <w:pPr>
        <w:rPr>
          <w:rStyle w:val="Zwaar"/>
          <w:b w:val="0"/>
          <w:bCs w:val="0"/>
        </w:rPr>
      </w:pPr>
      <w:r w:rsidRPr="003A2D1B">
        <w:rPr>
          <w:rStyle w:val="Zwaar"/>
          <w:b w:val="0"/>
          <w:bCs w:val="0"/>
        </w:rPr>
        <w:t xml:space="preserve">Belangrijk om te vermelden bij deze test is dat de grote documenten vaak niet in het Corsa-DRC konden worden </w:t>
      </w:r>
      <w:r w:rsidR="00FC4289" w:rsidRPr="003A2D1B">
        <w:rPr>
          <w:rStyle w:val="Zwaar"/>
          <w:b w:val="0"/>
          <w:bCs w:val="0"/>
        </w:rPr>
        <w:t>opgeslagen. Dit</w:t>
      </w:r>
      <w:r w:rsidRPr="003A2D1B">
        <w:rPr>
          <w:rStyle w:val="Zwaar"/>
          <w:b w:val="0"/>
          <w:bCs w:val="0"/>
        </w:rPr>
        <w:t xml:space="preserve"> gaf meerdere malen een </w:t>
      </w:r>
      <w:r w:rsidR="14FD1CC0" w:rsidRPr="003A2D1B">
        <w:rPr>
          <w:rStyle w:val="Zwaar"/>
          <w:b w:val="0"/>
          <w:bCs w:val="0"/>
        </w:rPr>
        <w:t>time-out</w:t>
      </w:r>
      <w:r w:rsidRPr="003A2D1B">
        <w:rPr>
          <w:rStyle w:val="Zwaar"/>
          <w:b w:val="0"/>
          <w:bCs w:val="0"/>
        </w:rPr>
        <w:t>.</w:t>
      </w:r>
    </w:p>
    <w:p w14:paraId="58E793C5" w14:textId="77777777" w:rsidR="00BB549D" w:rsidRPr="003A2D1B" w:rsidRDefault="00BB549D" w:rsidP="00BB549D"/>
    <w:p w14:paraId="471CCFEC" w14:textId="77777777" w:rsidR="00816506" w:rsidRPr="003A2D1B" w:rsidRDefault="00816506" w:rsidP="00816506">
      <w:r w:rsidRPr="003A2D1B">
        <w:rPr>
          <w:noProof/>
        </w:rPr>
        <w:drawing>
          <wp:inline distT="0" distB="0" distL="0" distR="0" wp14:anchorId="64D12C8D" wp14:editId="47A71C13">
            <wp:extent cx="6645910" cy="2528570"/>
            <wp:effectExtent l="0" t="0" r="0" b="0"/>
            <wp:docPr id="620337000"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2528570"/>
                    </a:xfrm>
                    <a:prstGeom prst="rect">
                      <a:avLst/>
                    </a:prstGeom>
                    <a:noFill/>
                    <a:ln>
                      <a:noFill/>
                    </a:ln>
                  </pic:spPr>
                </pic:pic>
              </a:graphicData>
            </a:graphic>
          </wp:inline>
        </w:drawing>
      </w:r>
    </w:p>
    <w:p w14:paraId="37616508" w14:textId="77777777" w:rsidR="00816506" w:rsidRPr="003A2D1B" w:rsidRDefault="00816506" w:rsidP="00816506">
      <w:r w:rsidRPr="003A2D1B">
        <w:rPr>
          <w:noProof/>
        </w:rPr>
        <w:drawing>
          <wp:inline distT="0" distB="0" distL="0" distR="0" wp14:anchorId="70ECF298" wp14:editId="4D23AE6C">
            <wp:extent cx="6645910" cy="4347210"/>
            <wp:effectExtent l="0" t="0" r="0" b="0"/>
            <wp:docPr id="1447333711"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2E6DA4A5" w14:textId="77777777" w:rsidR="00816506" w:rsidRPr="003A2D1B" w:rsidRDefault="00816506" w:rsidP="00816506">
      <w:pPr>
        <w:rPr>
          <w:rStyle w:val="Zwaar"/>
          <w:b w:val="0"/>
          <w:bCs w:val="0"/>
        </w:rPr>
      </w:pPr>
      <w:r w:rsidRPr="003A2D1B">
        <w:rPr>
          <w:rStyle w:val="Zwaar"/>
        </w:rPr>
        <w:br w:type="page"/>
      </w:r>
    </w:p>
    <w:p w14:paraId="3F522562" w14:textId="77777777" w:rsidR="00816506" w:rsidRPr="003A2D1B" w:rsidRDefault="00816506" w:rsidP="00816506">
      <w:pPr>
        <w:pStyle w:val="Kop3"/>
        <w:rPr>
          <w:rStyle w:val="Zwaar"/>
          <w:b/>
          <w:bCs/>
        </w:rPr>
      </w:pPr>
      <w:r w:rsidRPr="003A2D1B">
        <w:rPr>
          <w:rStyle w:val="Zwaar"/>
          <w:b/>
          <w:bCs/>
        </w:rPr>
        <w:t>Testcase 5 grote documenten met correctie</w:t>
      </w:r>
    </w:p>
    <w:p w14:paraId="4D70F977" w14:textId="77777777" w:rsidR="00BB549D" w:rsidRPr="003A2D1B" w:rsidRDefault="6A6D4D98" w:rsidP="00BB549D">
      <w:r w:rsidRPr="003A2D1B">
        <w:rPr>
          <w:rStyle w:val="Zwaar"/>
          <w:b w:val="0"/>
          <w:bCs w:val="0"/>
        </w:rPr>
        <w:t xml:space="preserve">Belangrijk om te vermelden bij deze test is dat de grote documenten vaak niet in het Corsa-DRC konden worden </w:t>
      </w:r>
      <w:r w:rsidR="72F1983A" w:rsidRPr="003A2D1B">
        <w:rPr>
          <w:rStyle w:val="Zwaar"/>
          <w:b w:val="0"/>
          <w:bCs w:val="0"/>
        </w:rPr>
        <w:t>opgeslagen. Dit</w:t>
      </w:r>
      <w:r w:rsidRPr="003A2D1B">
        <w:rPr>
          <w:rStyle w:val="Zwaar"/>
          <w:b w:val="0"/>
          <w:bCs w:val="0"/>
        </w:rPr>
        <w:t xml:space="preserve"> gaf meerdere malen een </w:t>
      </w:r>
      <w:r w:rsidR="2821A0D4" w:rsidRPr="003A2D1B">
        <w:rPr>
          <w:rStyle w:val="Zwaar"/>
          <w:b w:val="0"/>
          <w:bCs w:val="0"/>
        </w:rPr>
        <w:t>time-out</w:t>
      </w:r>
      <w:r w:rsidRPr="003A2D1B">
        <w:rPr>
          <w:rStyle w:val="Zwaar"/>
          <w:b w:val="0"/>
          <w:bCs w:val="0"/>
        </w:rPr>
        <w:t>.</w:t>
      </w:r>
    </w:p>
    <w:p w14:paraId="021F3468" w14:textId="77777777" w:rsidR="00816506" w:rsidRPr="003A2D1B" w:rsidRDefault="00816506" w:rsidP="00816506">
      <w:r w:rsidRPr="003A2D1B">
        <w:rPr>
          <w:noProof/>
        </w:rPr>
        <w:drawing>
          <wp:inline distT="0" distB="0" distL="0" distR="0" wp14:anchorId="6CE75327" wp14:editId="016DEAEB">
            <wp:extent cx="6645910" cy="2528570"/>
            <wp:effectExtent l="0" t="0" r="0" b="0"/>
            <wp:docPr id="251582111"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2528570"/>
                    </a:xfrm>
                    <a:prstGeom prst="rect">
                      <a:avLst/>
                    </a:prstGeom>
                    <a:noFill/>
                    <a:ln>
                      <a:noFill/>
                    </a:ln>
                  </pic:spPr>
                </pic:pic>
              </a:graphicData>
            </a:graphic>
          </wp:inline>
        </w:drawing>
      </w:r>
    </w:p>
    <w:p w14:paraId="022A3C06" w14:textId="77777777" w:rsidR="00816506" w:rsidRPr="003A2D1B" w:rsidRDefault="00816506" w:rsidP="00816506">
      <w:r w:rsidRPr="003A2D1B">
        <w:rPr>
          <w:noProof/>
        </w:rPr>
        <w:drawing>
          <wp:inline distT="0" distB="0" distL="0" distR="0" wp14:anchorId="70D9F4A3" wp14:editId="748B050D">
            <wp:extent cx="6645910" cy="4347210"/>
            <wp:effectExtent l="0" t="0" r="0" b="0"/>
            <wp:docPr id="1235472608"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294D552D" w14:textId="77777777" w:rsidR="00816506" w:rsidRPr="003A2D1B" w:rsidRDefault="00816506" w:rsidP="00816506">
      <w:pPr>
        <w:rPr>
          <w:rStyle w:val="Zwaar"/>
          <w:rFonts w:eastAsiaTheme="majorEastAsia" w:cstheme="majorBidi"/>
          <w:b w:val="0"/>
          <w:bCs w:val="0"/>
          <w:color w:val="1F3763" w:themeColor="accent1" w:themeShade="7F"/>
          <w:sz w:val="24"/>
        </w:rPr>
      </w:pPr>
      <w:r w:rsidRPr="003A2D1B">
        <w:rPr>
          <w:rStyle w:val="Zwaar"/>
        </w:rPr>
        <w:br w:type="page"/>
      </w:r>
    </w:p>
    <w:p w14:paraId="16C96328" w14:textId="77777777" w:rsidR="00816506" w:rsidRPr="003A2D1B" w:rsidRDefault="00816506" w:rsidP="00816506">
      <w:pPr>
        <w:pStyle w:val="Kop3"/>
        <w:rPr>
          <w:rStyle w:val="Zwaar"/>
          <w:b/>
          <w:bCs/>
        </w:rPr>
      </w:pPr>
      <w:r w:rsidRPr="003A2D1B">
        <w:rPr>
          <w:rStyle w:val="Zwaar"/>
          <w:b/>
          <w:bCs/>
        </w:rPr>
        <w:t>Testcase 20 kleine documenten zonder correctie</w:t>
      </w:r>
    </w:p>
    <w:p w14:paraId="46EDB020" w14:textId="77777777" w:rsidR="00816506" w:rsidRPr="003A2D1B" w:rsidRDefault="00816506" w:rsidP="00816506">
      <w:r w:rsidRPr="003A2D1B">
        <w:rPr>
          <w:noProof/>
        </w:rPr>
        <w:drawing>
          <wp:inline distT="0" distB="0" distL="0" distR="0" wp14:anchorId="144DC86C" wp14:editId="070EA517">
            <wp:extent cx="6645910" cy="2478405"/>
            <wp:effectExtent l="0" t="0" r="0" b="0"/>
            <wp:docPr id="762596744"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2478405"/>
                    </a:xfrm>
                    <a:prstGeom prst="rect">
                      <a:avLst/>
                    </a:prstGeom>
                    <a:noFill/>
                    <a:ln>
                      <a:noFill/>
                    </a:ln>
                  </pic:spPr>
                </pic:pic>
              </a:graphicData>
            </a:graphic>
          </wp:inline>
        </w:drawing>
      </w:r>
    </w:p>
    <w:p w14:paraId="278A971D" w14:textId="77777777" w:rsidR="00816506" w:rsidRPr="003A2D1B" w:rsidRDefault="00816506" w:rsidP="00816506">
      <w:r w:rsidRPr="003A2D1B">
        <w:rPr>
          <w:noProof/>
        </w:rPr>
        <w:drawing>
          <wp:inline distT="0" distB="0" distL="0" distR="0" wp14:anchorId="57E00C44" wp14:editId="49436D49">
            <wp:extent cx="6645910" cy="4347210"/>
            <wp:effectExtent l="0" t="0" r="0" b="0"/>
            <wp:docPr id="1221004665"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0AD40510" w14:textId="77777777" w:rsidR="00816506" w:rsidRPr="003A2D1B" w:rsidRDefault="00816506" w:rsidP="00816506">
      <w:pPr>
        <w:rPr>
          <w:rStyle w:val="Zwaar"/>
          <w:b w:val="0"/>
          <w:bCs w:val="0"/>
        </w:rPr>
      </w:pPr>
      <w:r w:rsidRPr="003A2D1B">
        <w:rPr>
          <w:rStyle w:val="Zwaar"/>
        </w:rPr>
        <w:br w:type="page"/>
      </w:r>
    </w:p>
    <w:p w14:paraId="02D2DBE8" w14:textId="77777777" w:rsidR="00816506" w:rsidRPr="003A2D1B" w:rsidRDefault="00816506" w:rsidP="00816506">
      <w:pPr>
        <w:pStyle w:val="Kop3"/>
        <w:rPr>
          <w:rStyle w:val="Zwaar"/>
          <w:b/>
          <w:bCs/>
        </w:rPr>
      </w:pPr>
      <w:r w:rsidRPr="003A2D1B">
        <w:rPr>
          <w:rStyle w:val="Zwaar"/>
          <w:b/>
          <w:bCs/>
        </w:rPr>
        <w:t>Testcase 20 kleine documenten met correctie</w:t>
      </w:r>
    </w:p>
    <w:p w14:paraId="6E4B0362" w14:textId="77777777" w:rsidR="00CB10B6" w:rsidRPr="003A2D1B" w:rsidRDefault="00CB10B6" w:rsidP="00CB10B6">
      <w:r w:rsidRPr="003A2D1B">
        <w:rPr>
          <w:noProof/>
        </w:rPr>
        <w:drawing>
          <wp:inline distT="0" distB="0" distL="0" distR="0" wp14:anchorId="3AC46887" wp14:editId="1BEAE92C">
            <wp:extent cx="6795413" cy="2533650"/>
            <wp:effectExtent l="0" t="0" r="5715" b="0"/>
            <wp:docPr id="177664965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05929" cy="2537571"/>
                    </a:xfrm>
                    <a:prstGeom prst="rect">
                      <a:avLst/>
                    </a:prstGeom>
                    <a:noFill/>
                    <a:ln>
                      <a:noFill/>
                    </a:ln>
                  </pic:spPr>
                </pic:pic>
              </a:graphicData>
            </a:graphic>
          </wp:inline>
        </w:drawing>
      </w:r>
    </w:p>
    <w:p w14:paraId="4ECDB7F8" w14:textId="77777777" w:rsidR="00CB10B6" w:rsidRPr="003A2D1B" w:rsidRDefault="00CB10B6" w:rsidP="00CB10B6">
      <w:r w:rsidRPr="003A2D1B">
        <w:rPr>
          <w:noProof/>
        </w:rPr>
        <w:drawing>
          <wp:inline distT="0" distB="0" distL="0" distR="0" wp14:anchorId="1E000691" wp14:editId="0208AA64">
            <wp:extent cx="6639691" cy="4343400"/>
            <wp:effectExtent l="0" t="0" r="8890" b="0"/>
            <wp:docPr id="204202397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51707" cy="4351261"/>
                    </a:xfrm>
                    <a:prstGeom prst="rect">
                      <a:avLst/>
                    </a:prstGeom>
                    <a:noFill/>
                    <a:ln>
                      <a:noFill/>
                    </a:ln>
                  </pic:spPr>
                </pic:pic>
              </a:graphicData>
            </a:graphic>
          </wp:inline>
        </w:drawing>
      </w:r>
    </w:p>
    <w:p w14:paraId="45178F1E" w14:textId="77777777" w:rsidR="00816506" w:rsidRPr="003A2D1B" w:rsidRDefault="00816506" w:rsidP="00816506">
      <w:pPr>
        <w:rPr>
          <w:rStyle w:val="Zwaar"/>
          <w:b w:val="0"/>
          <w:bCs w:val="0"/>
        </w:rPr>
      </w:pPr>
      <w:commentRangeStart w:id="40"/>
      <w:commentRangeEnd w:id="40"/>
      <w:r w:rsidRPr="003A2D1B">
        <w:commentReference w:id="40"/>
      </w:r>
      <w:commentRangeStart w:id="41"/>
      <w:commentRangeEnd w:id="41"/>
      <w:r w:rsidRPr="003A2D1B">
        <w:commentReference w:id="41"/>
      </w:r>
      <w:r w:rsidRPr="003A2D1B">
        <w:rPr>
          <w:rStyle w:val="Zwaar"/>
        </w:rPr>
        <w:br w:type="page"/>
      </w:r>
    </w:p>
    <w:p w14:paraId="33DA4C90" w14:textId="77777777" w:rsidR="00816506" w:rsidRPr="003A2D1B" w:rsidRDefault="00816506" w:rsidP="00816506">
      <w:pPr>
        <w:pStyle w:val="Kop3"/>
        <w:rPr>
          <w:rStyle w:val="Zwaar"/>
          <w:b/>
          <w:bCs/>
        </w:rPr>
      </w:pPr>
      <w:r w:rsidRPr="003A2D1B">
        <w:rPr>
          <w:rStyle w:val="Zwaar"/>
          <w:b/>
          <w:bCs/>
        </w:rPr>
        <w:t>Testcase 20 grote documenten zonder correctie</w:t>
      </w:r>
    </w:p>
    <w:p w14:paraId="58B801E9" w14:textId="77777777" w:rsidR="00BB549D" w:rsidRPr="003A2D1B" w:rsidRDefault="6A6D4D98" w:rsidP="00BB549D">
      <w:r w:rsidRPr="003A2D1B">
        <w:rPr>
          <w:rStyle w:val="Zwaar"/>
          <w:b w:val="0"/>
          <w:bCs w:val="0"/>
        </w:rPr>
        <w:t xml:space="preserve">Belangrijk om te vermelden bij deze test is dat de grote documenten vaak niet in het Corsa-DRC konden worden </w:t>
      </w:r>
      <w:r w:rsidR="052CA64B" w:rsidRPr="003A2D1B">
        <w:rPr>
          <w:rStyle w:val="Zwaar"/>
          <w:b w:val="0"/>
          <w:bCs w:val="0"/>
        </w:rPr>
        <w:t>opgeslagen. Dit</w:t>
      </w:r>
      <w:r w:rsidRPr="003A2D1B">
        <w:rPr>
          <w:rStyle w:val="Zwaar"/>
          <w:b w:val="0"/>
          <w:bCs w:val="0"/>
        </w:rPr>
        <w:t xml:space="preserve"> gaf meerdere malen een </w:t>
      </w:r>
      <w:r w:rsidR="271AF0AD" w:rsidRPr="003A2D1B">
        <w:rPr>
          <w:rStyle w:val="Zwaar"/>
          <w:b w:val="0"/>
          <w:bCs w:val="0"/>
        </w:rPr>
        <w:t>time-out</w:t>
      </w:r>
      <w:r w:rsidRPr="003A2D1B">
        <w:rPr>
          <w:rStyle w:val="Zwaar"/>
          <w:b w:val="0"/>
          <w:bCs w:val="0"/>
        </w:rPr>
        <w:t>.</w:t>
      </w:r>
    </w:p>
    <w:p w14:paraId="262E1A11" w14:textId="77777777" w:rsidR="00816506" w:rsidRPr="003A2D1B" w:rsidRDefault="00816506" w:rsidP="00816506">
      <w:pPr>
        <w:rPr>
          <w:rStyle w:val="Zwaar"/>
          <w:b w:val="0"/>
          <w:bCs w:val="0"/>
        </w:rPr>
      </w:pPr>
      <w:r w:rsidRPr="003A2D1B">
        <w:rPr>
          <w:noProof/>
        </w:rPr>
        <w:drawing>
          <wp:inline distT="0" distB="0" distL="0" distR="0" wp14:anchorId="217D7D45" wp14:editId="663B89B9">
            <wp:extent cx="6860240" cy="2581275"/>
            <wp:effectExtent l="0" t="0" r="0" b="0"/>
            <wp:docPr id="1407190959"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66498" cy="2583630"/>
                    </a:xfrm>
                    <a:prstGeom prst="rect">
                      <a:avLst/>
                    </a:prstGeom>
                    <a:noFill/>
                    <a:ln>
                      <a:noFill/>
                    </a:ln>
                  </pic:spPr>
                </pic:pic>
              </a:graphicData>
            </a:graphic>
          </wp:inline>
        </w:drawing>
      </w:r>
    </w:p>
    <w:p w14:paraId="51AAD085" w14:textId="77777777" w:rsidR="00816506" w:rsidRPr="003A2D1B" w:rsidRDefault="003A2D1B" w:rsidP="00816506">
      <w:pPr>
        <w:rPr>
          <w:rStyle w:val="Zwaar"/>
          <w:b w:val="0"/>
          <w:bCs w:val="0"/>
        </w:rPr>
      </w:pPr>
      <w:r w:rsidRPr="003A2D1B">
        <w:rPr>
          <w:noProof/>
        </w:rPr>
        <w:drawing>
          <wp:inline distT="0" distB="0" distL="0" distR="0" wp14:anchorId="151F5DE5" wp14:editId="6F61CBF1">
            <wp:extent cx="6866524" cy="4486275"/>
            <wp:effectExtent l="0" t="0" r="0" b="0"/>
            <wp:docPr id="93750674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79924" cy="4495030"/>
                    </a:xfrm>
                    <a:prstGeom prst="rect">
                      <a:avLst/>
                    </a:prstGeom>
                    <a:noFill/>
                    <a:ln>
                      <a:noFill/>
                    </a:ln>
                  </pic:spPr>
                </pic:pic>
              </a:graphicData>
            </a:graphic>
          </wp:inline>
        </w:drawing>
      </w:r>
      <w:commentRangeStart w:id="42"/>
      <w:commentRangeEnd w:id="42"/>
      <w:r w:rsidR="00816506" w:rsidRPr="003A2D1B">
        <w:commentReference w:id="42"/>
      </w:r>
    </w:p>
    <w:p w14:paraId="210E700F" w14:textId="77777777" w:rsidR="00816506" w:rsidRPr="003A2D1B" w:rsidRDefault="00816506" w:rsidP="00816506">
      <w:pPr>
        <w:rPr>
          <w:rStyle w:val="Zwaar"/>
          <w:b w:val="0"/>
          <w:bCs w:val="0"/>
        </w:rPr>
      </w:pPr>
      <w:r w:rsidRPr="003A2D1B">
        <w:rPr>
          <w:rStyle w:val="Zwaar"/>
        </w:rPr>
        <w:br w:type="page"/>
      </w:r>
    </w:p>
    <w:p w14:paraId="41EDBEF3" w14:textId="77777777" w:rsidR="00816506" w:rsidRPr="003A2D1B" w:rsidRDefault="00816506" w:rsidP="00816506">
      <w:pPr>
        <w:pStyle w:val="Kop3"/>
        <w:rPr>
          <w:rStyle w:val="Zwaar"/>
          <w:b/>
          <w:bCs/>
        </w:rPr>
      </w:pPr>
      <w:r w:rsidRPr="003A2D1B">
        <w:rPr>
          <w:rStyle w:val="Zwaar"/>
          <w:b/>
          <w:bCs/>
        </w:rPr>
        <w:t>Testcase 20 grote documenten met correctie</w:t>
      </w:r>
    </w:p>
    <w:p w14:paraId="58C33F67" w14:textId="77777777" w:rsidR="00BB549D" w:rsidRPr="003A2D1B" w:rsidRDefault="6A6D4D98" w:rsidP="00BB549D">
      <w:r w:rsidRPr="003A2D1B">
        <w:rPr>
          <w:rStyle w:val="Zwaar"/>
          <w:b w:val="0"/>
          <w:bCs w:val="0"/>
        </w:rPr>
        <w:t xml:space="preserve">Belangrijk om te vermelden bij deze test is dat de grote documenten vaak niet in het Corsa-DRC konden worden </w:t>
      </w:r>
      <w:r w:rsidR="56B34DD4" w:rsidRPr="003A2D1B">
        <w:rPr>
          <w:rStyle w:val="Zwaar"/>
          <w:b w:val="0"/>
          <w:bCs w:val="0"/>
        </w:rPr>
        <w:t>opgeslagen. Dit</w:t>
      </w:r>
      <w:r w:rsidRPr="003A2D1B">
        <w:rPr>
          <w:rStyle w:val="Zwaar"/>
          <w:b w:val="0"/>
          <w:bCs w:val="0"/>
        </w:rPr>
        <w:t xml:space="preserve"> gaf meerdere malen een </w:t>
      </w:r>
      <w:r w:rsidR="5CA41C34" w:rsidRPr="003A2D1B">
        <w:rPr>
          <w:rStyle w:val="Zwaar"/>
          <w:b w:val="0"/>
          <w:bCs w:val="0"/>
        </w:rPr>
        <w:t>time-out</w:t>
      </w:r>
      <w:r w:rsidRPr="003A2D1B">
        <w:rPr>
          <w:rStyle w:val="Zwaar"/>
          <w:b w:val="0"/>
          <w:bCs w:val="0"/>
        </w:rPr>
        <w:t>.</w:t>
      </w:r>
    </w:p>
    <w:p w14:paraId="55642510" w14:textId="77777777" w:rsidR="00816506" w:rsidRPr="003A2D1B" w:rsidRDefault="00816506" w:rsidP="00816506">
      <w:r w:rsidRPr="003A2D1B">
        <w:rPr>
          <w:noProof/>
        </w:rPr>
        <w:drawing>
          <wp:inline distT="0" distB="0" distL="0" distR="0" wp14:anchorId="15D9CDC5" wp14:editId="5FB7C3B9">
            <wp:extent cx="6645910" cy="2500630"/>
            <wp:effectExtent l="0" t="0" r="0" b="0"/>
            <wp:docPr id="2043746354"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2500630"/>
                    </a:xfrm>
                    <a:prstGeom prst="rect">
                      <a:avLst/>
                    </a:prstGeom>
                    <a:noFill/>
                    <a:ln>
                      <a:noFill/>
                    </a:ln>
                  </pic:spPr>
                </pic:pic>
              </a:graphicData>
            </a:graphic>
          </wp:inline>
        </w:drawing>
      </w:r>
    </w:p>
    <w:p w14:paraId="7DEEBE0F" w14:textId="77777777" w:rsidR="00816506" w:rsidRPr="003A2D1B" w:rsidRDefault="00816506" w:rsidP="00816506">
      <w:pPr>
        <w:rPr>
          <w:rStyle w:val="Zwaar"/>
          <w:rFonts w:eastAsiaTheme="majorEastAsia" w:cstheme="majorBidi"/>
          <w:b w:val="0"/>
          <w:bCs w:val="0"/>
          <w:color w:val="1F3763" w:themeColor="accent1" w:themeShade="7F"/>
          <w:sz w:val="24"/>
        </w:rPr>
      </w:pPr>
      <w:r w:rsidRPr="003A2D1B">
        <w:rPr>
          <w:noProof/>
        </w:rPr>
        <w:drawing>
          <wp:inline distT="0" distB="0" distL="0" distR="0" wp14:anchorId="27DC8326" wp14:editId="51A014B5">
            <wp:extent cx="6645910" cy="4347210"/>
            <wp:effectExtent l="0" t="0" r="0" b="0"/>
            <wp:docPr id="162114534"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4AFE5131" w14:textId="77777777" w:rsidR="00816506" w:rsidRPr="003A2D1B" w:rsidRDefault="00816506" w:rsidP="00816506">
      <w:pPr>
        <w:rPr>
          <w:rStyle w:val="Zwaar"/>
          <w:b w:val="0"/>
          <w:bCs w:val="0"/>
        </w:rPr>
      </w:pPr>
      <w:r w:rsidRPr="003A2D1B">
        <w:rPr>
          <w:rStyle w:val="Zwaar"/>
        </w:rPr>
        <w:br w:type="page"/>
      </w:r>
    </w:p>
    <w:p w14:paraId="197D9580" w14:textId="77777777" w:rsidR="00816506" w:rsidRPr="003A2D1B" w:rsidRDefault="00816506" w:rsidP="00816506">
      <w:pPr>
        <w:pStyle w:val="Kop3"/>
        <w:rPr>
          <w:rStyle w:val="Zwaar"/>
          <w:b/>
          <w:bCs/>
        </w:rPr>
      </w:pPr>
      <w:r w:rsidRPr="003A2D1B">
        <w:rPr>
          <w:rStyle w:val="Zwaar"/>
          <w:b/>
          <w:bCs/>
        </w:rPr>
        <w:t>Gemiddelden van de Testcases</w:t>
      </w:r>
    </w:p>
    <w:p w14:paraId="01DD1B08" w14:textId="77777777" w:rsidR="00816506" w:rsidRPr="003A2D1B" w:rsidRDefault="00816506" w:rsidP="00816506">
      <w:r w:rsidRPr="003A2D1B">
        <w:rPr>
          <w:noProof/>
        </w:rPr>
        <w:drawing>
          <wp:inline distT="0" distB="0" distL="0" distR="0" wp14:anchorId="05473DAC" wp14:editId="02444D41">
            <wp:extent cx="6629400" cy="962025"/>
            <wp:effectExtent l="0" t="0" r="0" b="9525"/>
            <wp:docPr id="450145648"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 t="29001" r="249" b="30317"/>
                    <a:stretch/>
                  </pic:blipFill>
                  <pic:spPr bwMode="auto">
                    <a:xfrm>
                      <a:off x="0" y="0"/>
                      <a:ext cx="6629400" cy="962025"/>
                    </a:xfrm>
                    <a:prstGeom prst="rect">
                      <a:avLst/>
                    </a:prstGeom>
                    <a:noFill/>
                    <a:ln>
                      <a:noFill/>
                    </a:ln>
                    <a:extLst>
                      <a:ext uri="{53640926-AAD7-44D8-BBD7-CCE9431645EC}">
                        <a14:shadowObscured xmlns:a14="http://schemas.microsoft.com/office/drawing/2010/main"/>
                      </a:ext>
                    </a:extLst>
                  </pic:spPr>
                </pic:pic>
              </a:graphicData>
            </a:graphic>
          </wp:inline>
        </w:drawing>
      </w:r>
    </w:p>
    <w:p w14:paraId="1A62B8FB" w14:textId="77777777" w:rsidR="00816506" w:rsidRPr="003A2D1B" w:rsidRDefault="00816506" w:rsidP="00816506">
      <w:r w:rsidRPr="003A2D1B">
        <w:rPr>
          <w:noProof/>
        </w:rPr>
        <w:drawing>
          <wp:inline distT="0" distB="0" distL="0" distR="0" wp14:anchorId="6DEB8B1B" wp14:editId="5E8A7F58">
            <wp:extent cx="6667500" cy="990600"/>
            <wp:effectExtent l="0" t="0" r="0" b="0"/>
            <wp:docPr id="1324553150"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9002" r="-325" b="29108"/>
                    <a:stretch/>
                  </pic:blipFill>
                  <pic:spPr bwMode="auto">
                    <a:xfrm>
                      <a:off x="0" y="0"/>
                      <a:ext cx="6667500" cy="990600"/>
                    </a:xfrm>
                    <a:prstGeom prst="rect">
                      <a:avLst/>
                    </a:prstGeom>
                    <a:noFill/>
                    <a:ln>
                      <a:noFill/>
                    </a:ln>
                    <a:extLst>
                      <a:ext uri="{53640926-AAD7-44D8-BBD7-CCE9431645EC}">
                        <a14:shadowObscured xmlns:a14="http://schemas.microsoft.com/office/drawing/2010/main"/>
                      </a:ext>
                    </a:extLst>
                  </pic:spPr>
                </pic:pic>
              </a:graphicData>
            </a:graphic>
          </wp:inline>
        </w:drawing>
      </w:r>
    </w:p>
    <w:p w14:paraId="585F3C11" w14:textId="77777777" w:rsidR="00816506" w:rsidRPr="003A2D1B" w:rsidRDefault="00816506" w:rsidP="00816506">
      <w:r w:rsidRPr="003A2D1B">
        <w:rPr>
          <w:noProof/>
        </w:rPr>
        <w:drawing>
          <wp:inline distT="0" distB="0" distL="0" distR="0" wp14:anchorId="5EE6973C" wp14:editId="4F44BD80">
            <wp:extent cx="6645910" cy="4347210"/>
            <wp:effectExtent l="0" t="0" r="0" b="0"/>
            <wp:docPr id="745873459"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347210"/>
                    </a:xfrm>
                    <a:prstGeom prst="rect">
                      <a:avLst/>
                    </a:prstGeom>
                    <a:noFill/>
                    <a:ln>
                      <a:noFill/>
                    </a:ln>
                  </pic:spPr>
                </pic:pic>
              </a:graphicData>
            </a:graphic>
          </wp:inline>
        </w:drawing>
      </w:r>
    </w:p>
    <w:p w14:paraId="58904293" w14:textId="77777777" w:rsidR="00BB549D" w:rsidRPr="003A2D1B" w:rsidRDefault="00BB549D">
      <w:pPr>
        <w:spacing w:after="160" w:line="259" w:lineRule="auto"/>
        <w:rPr>
          <w:rStyle w:val="Zwaar"/>
          <w:rFonts w:cs="Arial"/>
          <w:kern w:val="32"/>
          <w:sz w:val="32"/>
          <w:szCs w:val="32"/>
        </w:rPr>
      </w:pPr>
      <w:r w:rsidRPr="003A2D1B">
        <w:rPr>
          <w:rStyle w:val="Zwaar"/>
          <w:b w:val="0"/>
          <w:bCs w:val="0"/>
        </w:rPr>
        <w:br w:type="page"/>
      </w:r>
    </w:p>
    <w:p w14:paraId="3156D88C" w14:textId="77777777" w:rsidR="00816506" w:rsidRPr="003A2D1B" w:rsidRDefault="00816506" w:rsidP="00816506">
      <w:pPr>
        <w:pStyle w:val="Kop1"/>
        <w:rPr>
          <w:rStyle w:val="Zwaar"/>
          <w:b/>
          <w:bCs/>
        </w:rPr>
      </w:pPr>
      <w:r w:rsidRPr="003A2D1B">
        <w:rPr>
          <w:rStyle w:val="Zwaar"/>
          <w:b/>
          <w:bCs/>
        </w:rPr>
        <w:t>Waardering: Snelheid x voorkomen</w:t>
      </w:r>
    </w:p>
    <w:p w14:paraId="6BBE2FD9" w14:textId="77777777" w:rsidR="00816506" w:rsidRPr="003A2D1B" w:rsidRDefault="00816506" w:rsidP="00816506">
      <w:r w:rsidRPr="003A2D1B">
        <w:t xml:space="preserve">Wanneer een functie meerdere malen wordt gebruikt in de applicatie, zal ook de winst/verlies qua snelheid dit aantal malen afnemen/toenemen. In de onderstaande grafiek is de snelheid van de verschillende functies vermenigvuldigd met het hoe vaak deze functie gebruikt wordt. </w:t>
      </w:r>
    </w:p>
    <w:p w14:paraId="7A3E927D" w14:textId="77777777" w:rsidR="00816506" w:rsidRPr="003A2D1B" w:rsidRDefault="2F5BA955" w:rsidP="00816506">
      <w:commentRangeStart w:id="43"/>
      <w:r w:rsidRPr="003A2D1B">
        <w:rPr>
          <w:noProof/>
        </w:rPr>
        <w:drawing>
          <wp:inline distT="0" distB="0" distL="0" distR="0" wp14:anchorId="1B26C486" wp14:editId="394E072C">
            <wp:extent cx="6645910" cy="4347210"/>
            <wp:effectExtent l="0" t="0" r="0" b="0"/>
            <wp:docPr id="440528911"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pic:cNvPicPr/>
                  </pic:nvPicPr>
                  <pic:blipFill>
                    <a:blip r:embed="rId37">
                      <a:extLst>
                        <a:ext uri="{28A0092B-C50C-407E-A947-70E740481C1C}">
                          <a14:useLocalDpi xmlns:a14="http://schemas.microsoft.com/office/drawing/2010/main" val="0"/>
                        </a:ext>
                      </a:extLst>
                    </a:blip>
                    <a:stretch>
                      <a:fillRect/>
                    </a:stretch>
                  </pic:blipFill>
                  <pic:spPr>
                    <a:xfrm>
                      <a:off x="0" y="0"/>
                      <a:ext cx="6645910" cy="4347210"/>
                    </a:xfrm>
                    <a:prstGeom prst="rect">
                      <a:avLst/>
                    </a:prstGeom>
                  </pic:spPr>
                </pic:pic>
              </a:graphicData>
            </a:graphic>
          </wp:inline>
        </w:drawing>
      </w:r>
      <w:commentRangeEnd w:id="43"/>
      <w:r w:rsidR="00816506" w:rsidRPr="003A2D1B">
        <w:commentReference w:id="43"/>
      </w:r>
    </w:p>
    <w:p w14:paraId="4D86AC96" w14:textId="77777777" w:rsidR="00816506" w:rsidRPr="003A2D1B" w:rsidRDefault="00816506" w:rsidP="00816506">
      <w:pPr>
        <w:rPr>
          <w:rStyle w:val="Zwaar"/>
          <w:b w:val="0"/>
          <w:bCs w:val="0"/>
        </w:rPr>
      </w:pPr>
      <w:r w:rsidRPr="003A2D1B">
        <w:rPr>
          <w:rStyle w:val="Zwaar"/>
        </w:rPr>
        <w:br w:type="page"/>
      </w:r>
    </w:p>
    <w:p w14:paraId="4297D4FA" w14:textId="77777777" w:rsidR="00816506" w:rsidRPr="003A2D1B" w:rsidRDefault="00816506" w:rsidP="00816506">
      <w:pPr>
        <w:pStyle w:val="Kop1"/>
      </w:pPr>
      <w:r w:rsidRPr="003A2D1B">
        <w:rPr>
          <w:rStyle w:val="Zwaar"/>
          <w:b/>
          <w:bCs/>
        </w:rPr>
        <w:t>Bijlage 1: Snelheidstesten van OpenZaakbrug en DRC-implementaties</w:t>
      </w:r>
    </w:p>
    <w:p w14:paraId="55D25688" w14:textId="77777777" w:rsidR="00816506" w:rsidRPr="003A2D1B" w:rsidRDefault="00816506" w:rsidP="00816506">
      <w:r w:rsidRPr="003A2D1B">
        <w:t>Deze bijlage biedt een overzicht van de uitgevoerde snelheidstesten met de OpenZaakbrug in combinatie met verschillende Document Registratie Componenten (DRC). De resultaten zijn verdeeld over verschillende omgevingen: productie, test, acceptatie, en ontwikkelomgevingen, waarbij zowel de Corsa-CMIS, Corsa-DRC, en OpenZaak-DRC zijn getest.</w:t>
      </w:r>
    </w:p>
    <w:p w14:paraId="014E85D6" w14:textId="77777777" w:rsidR="00816506" w:rsidRPr="003A2D1B" w:rsidRDefault="00816506" w:rsidP="00816506">
      <w:pPr>
        <w:pStyle w:val="Kop2"/>
      </w:pPr>
      <w:r w:rsidRPr="003A2D1B">
        <w:rPr>
          <w:rStyle w:val="Zwaar"/>
          <w:b/>
          <w:bCs/>
        </w:rPr>
        <w:t>Doel van de bijlage</w:t>
      </w:r>
      <w:r w:rsidRPr="003A2D1B">
        <w:t>:</w:t>
      </w:r>
    </w:p>
    <w:p w14:paraId="3C7121D5" w14:textId="77777777" w:rsidR="00816506" w:rsidRPr="003A2D1B" w:rsidRDefault="00816506" w:rsidP="00816506">
      <w:r w:rsidRPr="003A2D1B">
        <w:t>Het doel van deze bijlage is om een overzicht te geven van de verschillende testopstellingen en omgevingen, en de output resultaten in de volgende bijlagen te geven voor onderbouwing..</w:t>
      </w:r>
    </w:p>
    <w:p w14:paraId="5B2BBFF8" w14:textId="77777777" w:rsidR="00816506" w:rsidRPr="003A2D1B" w:rsidRDefault="00816506" w:rsidP="00816506">
      <w:pPr>
        <w:pStyle w:val="Kop2"/>
      </w:pPr>
      <w:r w:rsidRPr="003A2D1B">
        <w:rPr>
          <w:rStyle w:val="Zwaar"/>
          <w:b/>
          <w:bCs/>
        </w:rPr>
        <w:t>Testomgevingen en letteraanduiding</w:t>
      </w:r>
      <w:r w:rsidRPr="003A2D1B">
        <w:t>:</w:t>
      </w:r>
    </w:p>
    <w:p w14:paraId="38707F5C"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Productieomgeving (A)</w:t>
      </w:r>
      <w:r w:rsidRPr="003A2D1B">
        <w:rPr>
          <w:rFonts w:ascii="Trebuchet MS" w:hAnsi="Trebuchet MS"/>
        </w:rPr>
        <w:t>: Hier is getest met de Corsa-CMIS-oplossing en de standaardversie van de OpenZaakbrug.</w:t>
      </w:r>
    </w:p>
    <w:p w14:paraId="4ED2C656"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Testomgeving (B)</w:t>
      </w:r>
      <w:r w:rsidRPr="003A2D1B">
        <w:rPr>
          <w:rFonts w:ascii="Trebuchet MS" w:hAnsi="Trebuchet MS"/>
        </w:rPr>
        <w:t>: Vergelijkbaar met de productieomgeving, ook getest met de Corsa-CMIS-oplossing en de OpenZaakbrug.</w:t>
      </w:r>
    </w:p>
    <w:p w14:paraId="070FA9E3"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Acceptatieomgeving (C)</w:t>
      </w:r>
      <w:r w:rsidRPr="003A2D1B">
        <w:rPr>
          <w:rFonts w:ascii="Trebuchet MS" w:hAnsi="Trebuchet MS"/>
        </w:rPr>
        <w:t>: Standaard OpenZaak-DRC zonder de Corsa-CMIS-adapter (fileopslag).</w:t>
      </w:r>
    </w:p>
    <w:p w14:paraId="7EF5185E"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Acceptatieomgeving (D)</w:t>
      </w:r>
      <w:r w:rsidRPr="003A2D1B">
        <w:rPr>
          <w:rFonts w:ascii="Trebuchet MS" w:hAnsi="Trebuchet MS"/>
        </w:rPr>
        <w:t>: OpenZaakbrug met IDE met ondersteuning voor losstaande DRC’s, getest met de OpenZaak-DRC (fileopslag).</w:t>
      </w:r>
    </w:p>
    <w:p w14:paraId="1BB4C31D"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Acceptatieomgeving (E)</w:t>
      </w:r>
      <w:r w:rsidRPr="003A2D1B">
        <w:rPr>
          <w:rFonts w:ascii="Trebuchet MS" w:hAnsi="Trebuchet MS"/>
        </w:rPr>
        <w:t>: OpenZaakbrug met IDE met ondersteuning voor Corsa-DRC, getest met de Corsa-DRC (corsa opslag).</w:t>
      </w:r>
    </w:p>
    <w:p w14:paraId="00ADF7D8"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Ontwikkelomgeving (F)</w:t>
      </w:r>
      <w:r w:rsidRPr="003A2D1B">
        <w:rPr>
          <w:rFonts w:ascii="Trebuchet MS" w:hAnsi="Trebuchet MS"/>
        </w:rPr>
        <w:t>: OpenZaakbrug met IDE met ondersteuning voor losstaande DRC’s, getest met de OpenZaak-DRC (fileopslag).</w:t>
      </w:r>
    </w:p>
    <w:p w14:paraId="2D09D7D0" w14:textId="77777777" w:rsidR="00816506" w:rsidRPr="003A2D1B" w:rsidRDefault="00816506" w:rsidP="00BB549D">
      <w:pPr>
        <w:pStyle w:val="Lijstalinea"/>
        <w:numPr>
          <w:ilvl w:val="0"/>
          <w:numId w:val="28"/>
        </w:numPr>
        <w:rPr>
          <w:rFonts w:ascii="Trebuchet MS" w:hAnsi="Trebuchet MS"/>
        </w:rPr>
      </w:pPr>
      <w:r w:rsidRPr="003A2D1B">
        <w:rPr>
          <w:rStyle w:val="Zwaar"/>
          <w:rFonts w:ascii="Trebuchet MS" w:hAnsi="Trebuchet MS"/>
        </w:rPr>
        <w:t>Ontwikkelomgeving (G)</w:t>
      </w:r>
      <w:r w:rsidRPr="003A2D1B">
        <w:rPr>
          <w:rFonts w:ascii="Trebuchet MS" w:hAnsi="Trebuchet MS"/>
        </w:rPr>
        <w:t>: OpenZaakbrug met expand-functionaliteiten, getest met de OpenZaak-DRC (fileopslag).</w:t>
      </w:r>
    </w:p>
    <w:p w14:paraId="6DA8FED5" w14:textId="77777777" w:rsidR="00816506" w:rsidRPr="003A2D1B" w:rsidRDefault="00816506" w:rsidP="00816506">
      <w:pPr>
        <w:pStyle w:val="Kop2"/>
      </w:pPr>
      <w:r w:rsidRPr="003A2D1B">
        <w:rPr>
          <w:rStyle w:val="Zwaar"/>
          <w:b/>
          <w:bCs/>
        </w:rPr>
        <w:t>Resultaten</w:t>
      </w:r>
      <w:r w:rsidRPr="003A2D1B">
        <w:t>:</w:t>
      </w:r>
    </w:p>
    <w:p w14:paraId="07452688" w14:textId="77777777" w:rsidR="00816506" w:rsidRPr="003A2D1B" w:rsidRDefault="00816506" w:rsidP="00816506">
      <w:pPr>
        <w:rPr>
          <w:rFonts w:eastAsiaTheme="majorEastAsia" w:cstheme="majorBidi"/>
          <w:color w:val="2F5496" w:themeColor="accent1" w:themeShade="BF"/>
          <w:sz w:val="32"/>
          <w:szCs w:val="32"/>
        </w:rPr>
      </w:pPr>
      <w:r w:rsidRPr="003A2D1B">
        <w:t>De volgende bijlagen zullen de gedetailleerde resultaten van de snelheidstesten per omgeving en configuratie beschrijven. Dit omvat onder andere de tijdsmetingen van operaties zoals het aanmaken van zaken, het toevoegen van documenten, en het bevragen van documentlijsten. Deze gegevens vormen de basis voor de uiteindelijke analyse en vergelijking van de prestaties van de verschillende DRC-implementaties.</w:t>
      </w:r>
    </w:p>
    <w:p w14:paraId="02E3F5EB" w14:textId="77777777" w:rsidR="00816506" w:rsidRPr="003A2D1B" w:rsidRDefault="00816506" w:rsidP="00816506">
      <w:pPr>
        <w:rPr>
          <w:rFonts w:eastAsiaTheme="majorEastAsia" w:cstheme="majorBidi"/>
          <w:color w:val="2F5496" w:themeColor="accent1" w:themeShade="BF"/>
          <w:sz w:val="32"/>
          <w:szCs w:val="32"/>
        </w:rPr>
      </w:pPr>
      <w:r w:rsidRPr="003A2D1B">
        <w:br w:type="page"/>
      </w:r>
    </w:p>
    <w:p w14:paraId="7E5DE8EC" w14:textId="77777777" w:rsidR="00816506" w:rsidRPr="003A2D1B" w:rsidRDefault="00816506" w:rsidP="00816506">
      <w:pPr>
        <w:pStyle w:val="Kop1"/>
      </w:pPr>
      <w:r w:rsidRPr="003A2D1B">
        <w:t>Bijlage 2: testen woensdagochtend 2024-10-23</w:t>
      </w:r>
    </w:p>
    <w:p w14:paraId="73BD9A8C" w14:textId="77777777" w:rsidR="00816506" w:rsidRPr="003A2D1B" w:rsidRDefault="00816506" w:rsidP="00816506">
      <w:pPr>
        <w:pStyle w:val="Kop2"/>
      </w:pPr>
      <w:r w:rsidRPr="003A2D1B">
        <w:t>A - Productieomgeving – met cmis-corsa – met huidige versie open zaakbrug</w:t>
      </w:r>
    </w:p>
    <w:p w14:paraId="4BDEE485" w14:textId="77777777" w:rsidR="00816506" w:rsidRPr="003A2D1B" w:rsidRDefault="00816506" w:rsidP="00816506">
      <w:r w:rsidRPr="003A2D1B">
        <w:t xml:space="preserve">Open Zaakbrug Endpoint: </w:t>
      </w:r>
      <w:hyperlink r:id="rId38" w:history="1">
        <w:r w:rsidRPr="003A2D1B">
          <w:rPr>
            <w:rStyle w:val="Hyperlink"/>
          </w:rPr>
          <w:t>http://openzksbrugp001.iszf.local/</w:t>
        </w:r>
      </w:hyperlink>
    </w:p>
    <w:p w14:paraId="40F19F4D" w14:textId="77777777" w:rsidR="00816506" w:rsidRPr="003A2D1B" w:rsidRDefault="00816506" w:rsidP="00816506">
      <w:pPr>
        <w:pStyle w:val="Kop3"/>
        <w:rPr>
          <w:lang w:val="en-GB"/>
        </w:rPr>
      </w:pPr>
      <w:bookmarkStart w:id="44" w:name="_Hlk180569890"/>
      <w:r w:rsidRPr="003A2D1B">
        <w:rPr>
          <w:lang w:val="en-GB"/>
        </w:rPr>
        <w:t>Testcase 5 kleine documenten</w:t>
      </w:r>
    </w:p>
    <w:bookmarkEnd w:id="44"/>
    <w:p w14:paraId="107936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09:44:23.544</w:t>
      </w:r>
    </w:p>
    <w:p w14:paraId="15370F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C61B0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102 ms</w:t>
      </w:r>
    </w:p>
    <w:p w14:paraId="4ACC38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7 ms</w:t>
      </w:r>
    </w:p>
    <w:p w14:paraId="17ADE0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47E2E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1931 ms</w:t>
      </w:r>
    </w:p>
    <w:p w14:paraId="77CB1D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73 ms</w:t>
      </w:r>
    </w:p>
    <w:p w14:paraId="4631BD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6 ms</w:t>
      </w:r>
    </w:p>
    <w:p w14:paraId="7D37B7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D8EEC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6647 ms</w:t>
      </w:r>
    </w:p>
    <w:p w14:paraId="4F0648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F19D5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111 ms</w:t>
      </w:r>
    </w:p>
    <w:p w14:paraId="5D0F95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39D84C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F247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6256 ms</w:t>
      </w:r>
    </w:p>
    <w:p w14:paraId="1EBA97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75819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107 ms</w:t>
      </w:r>
    </w:p>
    <w:p w14:paraId="09CC14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7528D0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DDDD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6390 ms</w:t>
      </w:r>
    </w:p>
    <w:p w14:paraId="0F9878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675CAC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61 ms</w:t>
      </w:r>
    </w:p>
    <w:p w14:paraId="695BFD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090C36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481C1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6067 ms</w:t>
      </w:r>
    </w:p>
    <w:p w14:paraId="70F58B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16EB06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135 ms</w:t>
      </w:r>
    </w:p>
    <w:p w14:paraId="515847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42C98B27"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8EC34E7"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6008 ms</w:t>
      </w:r>
    </w:p>
    <w:p w14:paraId="28B664AD"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84103C1"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275 ms</w:t>
      </w:r>
    </w:p>
    <w:p w14:paraId="713A0B2E"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5ACBDE84"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356 ms</w:t>
      </w:r>
    </w:p>
    <w:p w14:paraId="5A246311"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40F95958"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327 ms</w:t>
      </w:r>
    </w:p>
    <w:p w14:paraId="38E55A76"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1CC445F"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261 ms</w:t>
      </w:r>
    </w:p>
    <w:p w14:paraId="2467D2BF"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3E0CA1E2"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286 ms</w:t>
      </w:r>
    </w:p>
    <w:p w14:paraId="05AB334C"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3DB961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1358 ms</w:t>
      </w:r>
    </w:p>
    <w:p w14:paraId="6A18F180"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56 ms</w:t>
      </w:r>
    </w:p>
    <w:p w14:paraId="59F5A7D8"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1404 ms</w:t>
      </w:r>
    </w:p>
    <w:p w14:paraId="4034FC56"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4BC1342D"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1451 ms</w:t>
      </w:r>
    </w:p>
    <w:p w14:paraId="4DFB8062"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447907DE"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1296 ms</w:t>
      </w:r>
    </w:p>
    <w:p w14:paraId="722FA870"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295DB3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42190</w:t>
      </w:r>
    </w:p>
    <w:p w14:paraId="0ACB1E8D"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1207 ms</w:t>
      </w:r>
    </w:p>
    <w:p w14:paraId="2D5FD034"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FC33195" w14:textId="77777777" w:rsidR="00816506" w:rsidRPr="003A2D1B" w:rsidRDefault="00816506" w:rsidP="00816506">
      <w:pPr>
        <w:pStyle w:val="Kop3"/>
        <w:rPr>
          <w:lang w:val="en-GB"/>
        </w:rPr>
      </w:pPr>
      <w:bookmarkStart w:id="45" w:name="_Hlk180569323"/>
      <w:r w:rsidRPr="003A2D1B">
        <w:rPr>
          <w:lang w:val="en-GB"/>
        </w:rPr>
        <w:t>Testcase 5 grote documenten</w:t>
      </w:r>
    </w:p>
    <w:bookmarkEnd w:id="45"/>
    <w:p w14:paraId="0E5201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09:46:22.671</w:t>
      </w:r>
    </w:p>
    <w:p w14:paraId="7AFEA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5CB32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66 ms</w:t>
      </w:r>
    </w:p>
    <w:p w14:paraId="2F6643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0125DF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5076B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2085 ms</w:t>
      </w:r>
    </w:p>
    <w:p w14:paraId="28BF77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76 ms</w:t>
      </w:r>
    </w:p>
    <w:p w14:paraId="5453BC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2B7D51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BED0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8701 ms</w:t>
      </w:r>
    </w:p>
    <w:p w14:paraId="105BCD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25 ms</w:t>
      </w:r>
    </w:p>
    <w:p w14:paraId="2CD7B5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76 ms</w:t>
      </w:r>
    </w:p>
    <w:p w14:paraId="6A61F2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4AA524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6548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7690 ms</w:t>
      </w:r>
    </w:p>
    <w:p w14:paraId="148973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81C68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61 ms</w:t>
      </w:r>
    </w:p>
    <w:p w14:paraId="74F2C6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20B364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3368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7547 ms</w:t>
      </w:r>
    </w:p>
    <w:p w14:paraId="582BD5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4A59A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72 ms</w:t>
      </w:r>
    </w:p>
    <w:p w14:paraId="00164D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8 ms</w:t>
      </w:r>
    </w:p>
    <w:p w14:paraId="72A2A1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263E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7975 ms</w:t>
      </w:r>
    </w:p>
    <w:p w14:paraId="2A365E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02C7B8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46 ms</w:t>
      </w:r>
    </w:p>
    <w:p w14:paraId="42EF33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6D9ACF6B"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714291D"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7543 ms</w:t>
      </w:r>
    </w:p>
    <w:p w14:paraId="0B7A3772"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AADD831"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280 ms</w:t>
      </w:r>
    </w:p>
    <w:p w14:paraId="2A4BD074"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28 ms</w:t>
      </w:r>
    </w:p>
    <w:p w14:paraId="3988C743"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267 ms</w:t>
      </w:r>
    </w:p>
    <w:p w14:paraId="4F511601"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74C5F4D5"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269 ms</w:t>
      </w:r>
    </w:p>
    <w:p w14:paraId="694E92BA"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65FD373"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240 ms</w:t>
      </w:r>
    </w:p>
    <w:p w14:paraId="253F8925"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17D03EC"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259 ms</w:t>
      </w:r>
    </w:p>
    <w:p w14:paraId="040C200C"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0361F6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2534 ms</w:t>
      </w:r>
    </w:p>
    <w:p w14:paraId="175EE731"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23 ms</w:t>
      </w:r>
    </w:p>
    <w:p w14:paraId="2ED80E8E"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2508 ms</w:t>
      </w:r>
    </w:p>
    <w:p w14:paraId="31B32990"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414E5A32"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2470 ms</w:t>
      </w:r>
    </w:p>
    <w:p w14:paraId="75E704AE"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3AAB8338"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2452 ms</w:t>
      </w:r>
    </w:p>
    <w:p w14:paraId="60D5C67F"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042CD7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55818</w:t>
      </w:r>
    </w:p>
    <w:p w14:paraId="47448F35"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2500 ms</w:t>
      </w:r>
    </w:p>
    <w:p w14:paraId="2C36B5C7"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9E85EBF" w14:textId="77777777" w:rsidR="00816506" w:rsidRPr="003A2D1B" w:rsidRDefault="00816506" w:rsidP="00816506">
      <w:pPr>
        <w:pStyle w:val="Kop3"/>
        <w:rPr>
          <w:lang w:val="en-GB"/>
        </w:rPr>
      </w:pPr>
      <w:r w:rsidRPr="003A2D1B">
        <w:rPr>
          <w:lang w:val="en-GB"/>
        </w:rPr>
        <w:t>Testcase 20 kleine documenten</w:t>
      </w:r>
    </w:p>
    <w:p w14:paraId="72879B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09:49:07.543</w:t>
      </w:r>
    </w:p>
    <w:p w14:paraId="5772EB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EC3C6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81 ms</w:t>
      </w:r>
    </w:p>
    <w:p w14:paraId="679F6E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6A5E31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A9783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1959 ms</w:t>
      </w:r>
    </w:p>
    <w:p w14:paraId="618DC5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56 ms</w:t>
      </w:r>
    </w:p>
    <w:p w14:paraId="16D800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779933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4C3F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7280 ms</w:t>
      </w:r>
    </w:p>
    <w:p w14:paraId="472DE8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19 ms</w:t>
      </w:r>
    </w:p>
    <w:p w14:paraId="473585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6B55FE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5 ms</w:t>
      </w:r>
    </w:p>
    <w:p w14:paraId="5D0078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289F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6086 ms</w:t>
      </w:r>
    </w:p>
    <w:p w14:paraId="0F7A0C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5845BD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77 ms</w:t>
      </w:r>
    </w:p>
    <w:p w14:paraId="067D80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17BE77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F70B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6409 ms</w:t>
      </w:r>
    </w:p>
    <w:p w14:paraId="2082D9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6F1C0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59 ms</w:t>
      </w:r>
    </w:p>
    <w:p w14:paraId="137FB5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256BC3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230C1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5862 ms</w:t>
      </w:r>
    </w:p>
    <w:p w14:paraId="138EA5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62807C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49 ms</w:t>
      </w:r>
    </w:p>
    <w:p w14:paraId="76460F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78CBB0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32A2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6356 ms</w:t>
      </w:r>
    </w:p>
    <w:p w14:paraId="669EBD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72CB0B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62 ms</w:t>
      </w:r>
    </w:p>
    <w:p w14:paraId="728556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4 ms</w:t>
      </w:r>
    </w:p>
    <w:p w14:paraId="00589D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2A00B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6247 ms</w:t>
      </w:r>
    </w:p>
    <w:p w14:paraId="30E418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39902A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55 ms</w:t>
      </w:r>
    </w:p>
    <w:p w14:paraId="6ABF36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449318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1D73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6284 ms</w:t>
      </w:r>
    </w:p>
    <w:p w14:paraId="36D874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28ED61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53 ms</w:t>
      </w:r>
    </w:p>
    <w:p w14:paraId="35D18A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42CC50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31E4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6315 ms</w:t>
      </w:r>
    </w:p>
    <w:p w14:paraId="1C0C82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6ED7F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53 ms</w:t>
      </w:r>
    </w:p>
    <w:p w14:paraId="0034EE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09BA79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C0F4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6709 ms</w:t>
      </w:r>
    </w:p>
    <w:p w14:paraId="72664D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9BCA1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43 ms</w:t>
      </w:r>
    </w:p>
    <w:p w14:paraId="34841C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4B51AF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C88E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6787 ms</w:t>
      </w:r>
    </w:p>
    <w:p w14:paraId="04048D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3DAABB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66 ms</w:t>
      </w:r>
    </w:p>
    <w:p w14:paraId="59DD22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137A68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07BF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7025 ms</w:t>
      </w:r>
    </w:p>
    <w:p w14:paraId="764F68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5F5A1E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85 ms</w:t>
      </w:r>
    </w:p>
    <w:p w14:paraId="1F5368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4 ms</w:t>
      </w:r>
    </w:p>
    <w:p w14:paraId="5DD28B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3245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6539 ms</w:t>
      </w:r>
    </w:p>
    <w:p w14:paraId="30954E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6AF92A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144 ms</w:t>
      </w:r>
    </w:p>
    <w:p w14:paraId="73DD8C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4 ms</w:t>
      </w:r>
    </w:p>
    <w:p w14:paraId="155219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ACE4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6264 ms</w:t>
      </w:r>
    </w:p>
    <w:p w14:paraId="48D2DE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5CABAD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62 ms</w:t>
      </w:r>
    </w:p>
    <w:p w14:paraId="412900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5D01F0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689A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6516 ms</w:t>
      </w:r>
    </w:p>
    <w:p w14:paraId="7DFC60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55FF3D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53 ms</w:t>
      </w:r>
    </w:p>
    <w:p w14:paraId="3BED0D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4 ms</w:t>
      </w:r>
    </w:p>
    <w:p w14:paraId="10338A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5B27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6509 ms</w:t>
      </w:r>
    </w:p>
    <w:p w14:paraId="581386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001B7C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51 ms</w:t>
      </w:r>
    </w:p>
    <w:p w14:paraId="3983DD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12C69E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BEF5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6333 ms</w:t>
      </w:r>
    </w:p>
    <w:p w14:paraId="00CF9B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377B4E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59 ms</w:t>
      </w:r>
    </w:p>
    <w:p w14:paraId="108A36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215715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D5D7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5990 ms</w:t>
      </w:r>
    </w:p>
    <w:p w14:paraId="3AB7CD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842E1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57 ms</w:t>
      </w:r>
    </w:p>
    <w:p w14:paraId="78C00A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4 ms</w:t>
      </w:r>
    </w:p>
    <w:p w14:paraId="7A64C6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0F2C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6367 ms</w:t>
      </w:r>
    </w:p>
    <w:p w14:paraId="6C1DB4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A8F4A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61 ms</w:t>
      </w:r>
    </w:p>
    <w:p w14:paraId="7618BD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4 ms</w:t>
      </w:r>
    </w:p>
    <w:p w14:paraId="2E3801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A24D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6223 ms</w:t>
      </w:r>
    </w:p>
    <w:p w14:paraId="2E8ECD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376F35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74 ms</w:t>
      </w:r>
    </w:p>
    <w:p w14:paraId="405D41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28 ms</w:t>
      </w:r>
    </w:p>
    <w:p w14:paraId="54ABE28E"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11F4158"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6243 ms</w:t>
      </w:r>
    </w:p>
    <w:p w14:paraId="071AAC0E"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25475BD2"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411 ms</w:t>
      </w:r>
    </w:p>
    <w:p w14:paraId="3D9A4CC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23 ms</w:t>
      </w:r>
    </w:p>
    <w:p w14:paraId="637F23D6"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291 ms</w:t>
      </w:r>
    </w:p>
    <w:p w14:paraId="1F8EAA87"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F30B218"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251 ms</w:t>
      </w:r>
    </w:p>
    <w:p w14:paraId="4A2D0D4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3D630601"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266 ms</w:t>
      </w:r>
    </w:p>
    <w:p w14:paraId="1AEA2A75"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246B9908"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250 ms</w:t>
      </w:r>
    </w:p>
    <w:p w14:paraId="4EDA892B"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0CD187B"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1402 ms</w:t>
      </w:r>
    </w:p>
    <w:p w14:paraId="4730E2B3"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22 ms</w:t>
      </w:r>
    </w:p>
    <w:p w14:paraId="3975D9D3"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1101 ms</w:t>
      </w:r>
    </w:p>
    <w:p w14:paraId="79324399"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18583D85"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1031 ms</w:t>
      </w:r>
    </w:p>
    <w:p w14:paraId="0C3CD164"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1439940A"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1094 ms</w:t>
      </w:r>
    </w:p>
    <w:p w14:paraId="7FF10BA3"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5D585B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139018</w:t>
      </w:r>
    </w:p>
    <w:p w14:paraId="21B793E7"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1102 ms</w:t>
      </w:r>
    </w:p>
    <w:p w14:paraId="1AB1C6B5"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3120D3AA" w14:textId="77777777" w:rsidR="00816506" w:rsidRPr="003A2D1B" w:rsidRDefault="00816506" w:rsidP="00816506">
      <w:pPr>
        <w:pStyle w:val="Kop3"/>
        <w:rPr>
          <w:lang w:val="en-GB"/>
        </w:rPr>
      </w:pPr>
      <w:r w:rsidRPr="003A2D1B">
        <w:rPr>
          <w:lang w:val="en-GB"/>
        </w:rPr>
        <w:t>Testcase 20 grote documenten</w:t>
      </w:r>
    </w:p>
    <w:p w14:paraId="5364E6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09:53:33.825</w:t>
      </w:r>
    </w:p>
    <w:p w14:paraId="60E394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5BD2B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72 ms</w:t>
      </w:r>
    </w:p>
    <w:p w14:paraId="153FC1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49F477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29D7D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1731 ms</w:t>
      </w:r>
    </w:p>
    <w:p w14:paraId="2ED167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60 ms</w:t>
      </w:r>
    </w:p>
    <w:p w14:paraId="3275E4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6FD733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DD14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8862 ms</w:t>
      </w:r>
    </w:p>
    <w:p w14:paraId="156A16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17 ms</w:t>
      </w:r>
    </w:p>
    <w:p w14:paraId="21DAE1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650434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6D5947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2434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7008 ms</w:t>
      </w:r>
    </w:p>
    <w:p w14:paraId="2900DE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2157BC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53 ms</w:t>
      </w:r>
    </w:p>
    <w:p w14:paraId="3DD589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441254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3FC2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7537 ms</w:t>
      </w:r>
    </w:p>
    <w:p w14:paraId="3F0F13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407CCE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49 ms</w:t>
      </w:r>
    </w:p>
    <w:p w14:paraId="0F1C4E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4C01C7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5F29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7913 ms</w:t>
      </w:r>
    </w:p>
    <w:p w14:paraId="0CD2CC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0DF570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55 ms</w:t>
      </w:r>
    </w:p>
    <w:p w14:paraId="1BFA40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6A788B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8667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7741 ms</w:t>
      </w:r>
    </w:p>
    <w:p w14:paraId="183098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B6811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59 ms</w:t>
      </w:r>
    </w:p>
    <w:p w14:paraId="0273F4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357B8C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FB747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7699 ms</w:t>
      </w:r>
    </w:p>
    <w:p w14:paraId="1544A6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05A575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47 ms</w:t>
      </w:r>
    </w:p>
    <w:p w14:paraId="378E67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3 ms</w:t>
      </w:r>
    </w:p>
    <w:p w14:paraId="6D3196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2690F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6976 ms</w:t>
      </w:r>
    </w:p>
    <w:p w14:paraId="337B63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F983C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51 ms</w:t>
      </w:r>
    </w:p>
    <w:p w14:paraId="2E5D24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464DFF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6098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6992 ms</w:t>
      </w:r>
    </w:p>
    <w:p w14:paraId="49BF43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99204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51 ms</w:t>
      </w:r>
    </w:p>
    <w:p w14:paraId="01C199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14 ms</w:t>
      </w:r>
    </w:p>
    <w:p w14:paraId="7B3908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5F502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7460 ms</w:t>
      </w:r>
    </w:p>
    <w:p w14:paraId="33626E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24021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58 ms</w:t>
      </w:r>
    </w:p>
    <w:p w14:paraId="516281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4B0738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14EB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7238 ms</w:t>
      </w:r>
    </w:p>
    <w:p w14:paraId="1094EA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3BE5D9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95 ms</w:t>
      </w:r>
    </w:p>
    <w:p w14:paraId="7BD835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4 ms</w:t>
      </w:r>
    </w:p>
    <w:p w14:paraId="308138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6B8B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7512 ms</w:t>
      </w:r>
    </w:p>
    <w:p w14:paraId="00DEED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35299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50 ms</w:t>
      </w:r>
    </w:p>
    <w:p w14:paraId="12CABA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06664D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B229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7985 ms</w:t>
      </w:r>
    </w:p>
    <w:p w14:paraId="56FD9D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A8D4A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49 ms</w:t>
      </w:r>
    </w:p>
    <w:p w14:paraId="796B63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27D20D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05F13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8433 ms</w:t>
      </w:r>
    </w:p>
    <w:p w14:paraId="1A76F6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0EDE2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44 ms</w:t>
      </w:r>
    </w:p>
    <w:p w14:paraId="2111C1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145DD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40D8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7760 ms</w:t>
      </w:r>
    </w:p>
    <w:p w14:paraId="42CA62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92918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63 ms</w:t>
      </w:r>
    </w:p>
    <w:p w14:paraId="68AD51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4 ms</w:t>
      </w:r>
    </w:p>
    <w:p w14:paraId="5C15BD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90895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8427 ms</w:t>
      </w:r>
    </w:p>
    <w:p w14:paraId="695115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66A83F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46 ms</w:t>
      </w:r>
    </w:p>
    <w:p w14:paraId="5F94B9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67A497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5093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7524 ms</w:t>
      </w:r>
    </w:p>
    <w:p w14:paraId="1E45A2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7085AB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49 ms</w:t>
      </w:r>
    </w:p>
    <w:p w14:paraId="530CCA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14 ms</w:t>
      </w:r>
    </w:p>
    <w:p w14:paraId="2CB44E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383D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7687 ms</w:t>
      </w:r>
    </w:p>
    <w:p w14:paraId="349332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0E162E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54 ms</w:t>
      </w:r>
    </w:p>
    <w:p w14:paraId="03F754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8 ms</w:t>
      </w:r>
    </w:p>
    <w:p w14:paraId="428053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1795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8354 ms</w:t>
      </w:r>
    </w:p>
    <w:p w14:paraId="33C4A9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1AA4FF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50 ms</w:t>
      </w:r>
    </w:p>
    <w:p w14:paraId="46EDE5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2F8748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F3A3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8503 ms</w:t>
      </w:r>
    </w:p>
    <w:p w14:paraId="64DD97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24155C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49 ms</w:t>
      </w:r>
    </w:p>
    <w:p w14:paraId="629CC3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33154486"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1F291F5"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8059 ms</w:t>
      </w:r>
    </w:p>
    <w:p w14:paraId="61D65691"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76C3EE76"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300 ms</w:t>
      </w:r>
    </w:p>
    <w:p w14:paraId="55A01363"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23 ms</w:t>
      </w:r>
    </w:p>
    <w:p w14:paraId="791493CE"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285 ms</w:t>
      </w:r>
    </w:p>
    <w:p w14:paraId="257733AF"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69067F23"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305 ms</w:t>
      </w:r>
    </w:p>
    <w:p w14:paraId="39485541"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6FB7BE7"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260 ms</w:t>
      </w:r>
    </w:p>
    <w:p w14:paraId="18CD05DE"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0C66CAED"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267 ms</w:t>
      </w:r>
    </w:p>
    <w:p w14:paraId="5E839F31"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A7F045F"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2610 ms</w:t>
      </w:r>
    </w:p>
    <w:p w14:paraId="75D7AE17"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19 ms</w:t>
      </w:r>
    </w:p>
    <w:p w14:paraId="6E3E92AD"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2544 ms</w:t>
      </w:r>
    </w:p>
    <w:p w14:paraId="718DED75"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6CDB9005"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2521 ms</w:t>
      </w:r>
    </w:p>
    <w:p w14:paraId="3E310D06"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ACD66BC"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2620 ms</w:t>
      </w:r>
    </w:p>
    <w:p w14:paraId="34EB260B"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3C1F55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173361</w:t>
      </w:r>
    </w:p>
    <w:p w14:paraId="1924CEF8"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2944 ms</w:t>
      </w:r>
    </w:p>
    <w:p w14:paraId="3424AC87"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7DFB85DD" w14:textId="77777777" w:rsidR="00816506" w:rsidRPr="003A2D1B" w:rsidRDefault="00816506" w:rsidP="00816506">
      <w:pPr>
        <w:pStyle w:val="Kop2"/>
      </w:pPr>
      <w:r w:rsidRPr="003A2D1B">
        <w:t>B - Testomgeving – met cmis-corsa – met huidige versie open zaakbrug</w:t>
      </w:r>
    </w:p>
    <w:p w14:paraId="354B72C9" w14:textId="77777777" w:rsidR="00816506" w:rsidRPr="003A2D1B" w:rsidRDefault="00816506" w:rsidP="00816506">
      <w:r w:rsidRPr="003A2D1B">
        <w:t xml:space="preserve">Open Zaakbrug Endpoint: </w:t>
      </w:r>
      <w:hyperlink r:id="rId39" w:history="1">
        <w:r w:rsidRPr="003A2D1B">
          <w:rPr>
            <w:rStyle w:val="Hyperlink"/>
          </w:rPr>
          <w:t>http://openzksbrugt001.iszf.local/</w:t>
        </w:r>
      </w:hyperlink>
    </w:p>
    <w:p w14:paraId="2A7F5A78" w14:textId="77777777" w:rsidR="00816506" w:rsidRPr="003A2D1B" w:rsidRDefault="00816506" w:rsidP="00816506">
      <w:pPr>
        <w:pStyle w:val="Kop3"/>
        <w:rPr>
          <w:lang w:val="en-GB"/>
        </w:rPr>
      </w:pPr>
      <w:r w:rsidRPr="003A2D1B">
        <w:rPr>
          <w:lang w:val="en-GB"/>
        </w:rPr>
        <w:t>Testcase 5 kleine documenten</w:t>
      </w:r>
    </w:p>
    <w:p w14:paraId="72BE72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10:00:18.827</w:t>
      </w:r>
    </w:p>
    <w:p w14:paraId="0F2B43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9D6F3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64 ms</w:t>
      </w:r>
    </w:p>
    <w:p w14:paraId="163F2E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10F52F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91AAE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1064 ms</w:t>
      </w:r>
    </w:p>
    <w:p w14:paraId="7FAA5D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57 ms</w:t>
      </w:r>
    </w:p>
    <w:p w14:paraId="45CF4A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3C6385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F267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8874 ms</w:t>
      </w:r>
    </w:p>
    <w:p w14:paraId="7E7203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76F9B8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58 ms</w:t>
      </w:r>
    </w:p>
    <w:p w14:paraId="6525DD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78ACB4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854B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7614 ms</w:t>
      </w:r>
    </w:p>
    <w:p w14:paraId="58AB0D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54236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48422F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2E2A5E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7CF4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7326 ms</w:t>
      </w:r>
    </w:p>
    <w:p w14:paraId="16CAD3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7E150A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49 ms</w:t>
      </w:r>
    </w:p>
    <w:p w14:paraId="0836C7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38958D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58FD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7613 ms</w:t>
      </w:r>
    </w:p>
    <w:p w14:paraId="5CF016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01A9F8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55 ms</w:t>
      </w:r>
    </w:p>
    <w:p w14:paraId="70BE56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5109B9F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D2FAD43"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7417 ms</w:t>
      </w:r>
    </w:p>
    <w:p w14:paraId="2916EB90"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F57AF7A"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1807 ms</w:t>
      </w:r>
    </w:p>
    <w:p w14:paraId="11F3D60E"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52679EF1"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254 ms</w:t>
      </w:r>
    </w:p>
    <w:p w14:paraId="6C4964CE"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6AD2A32"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280 ms</w:t>
      </w:r>
    </w:p>
    <w:p w14:paraId="4C38A7A4"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4841280"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261 ms</w:t>
      </w:r>
    </w:p>
    <w:p w14:paraId="49C67CC2"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EAD0A86"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261 ms</w:t>
      </w:r>
    </w:p>
    <w:p w14:paraId="2F798DAC"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53CD4E7"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1574 ms</w:t>
      </w:r>
    </w:p>
    <w:p w14:paraId="69C07E74"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18C00E7F"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1526 ms</w:t>
      </w:r>
    </w:p>
    <w:p w14:paraId="1AF8D643"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57407DB0"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1571 ms</w:t>
      </w:r>
    </w:p>
    <w:p w14:paraId="6022AF5D"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DAE683D"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1566 ms</w:t>
      </w:r>
    </w:p>
    <w:p w14:paraId="16E1C3C1"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6E1F83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50979</w:t>
      </w:r>
    </w:p>
    <w:p w14:paraId="4A069A27"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1617 ms</w:t>
      </w:r>
    </w:p>
    <w:p w14:paraId="7A54B397"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E7A9780" w14:textId="77777777" w:rsidR="00816506" w:rsidRPr="003A2D1B" w:rsidRDefault="00816506" w:rsidP="00816506">
      <w:pPr>
        <w:pStyle w:val="Kop3"/>
        <w:rPr>
          <w:lang w:val="en-GB"/>
        </w:rPr>
      </w:pPr>
      <w:r w:rsidRPr="003A2D1B">
        <w:rPr>
          <w:lang w:val="en-GB"/>
        </w:rPr>
        <w:t>Testcase 5 grote documenten</w:t>
      </w:r>
    </w:p>
    <w:p w14:paraId="6012D5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10:01:57.324</w:t>
      </w:r>
    </w:p>
    <w:p w14:paraId="4DA2E9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DE6D2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68 ms</w:t>
      </w:r>
    </w:p>
    <w:p w14:paraId="1B343F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3E807B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20745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1687 ms</w:t>
      </w:r>
    </w:p>
    <w:p w14:paraId="4BFDCF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52 ms</w:t>
      </w:r>
    </w:p>
    <w:p w14:paraId="631F16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3AAA92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C438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12671 ms</w:t>
      </w:r>
    </w:p>
    <w:p w14:paraId="4EBB89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B9386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35A7DB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6 ms</w:t>
      </w:r>
    </w:p>
    <w:p w14:paraId="039F02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63A29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10560 ms</w:t>
      </w:r>
    </w:p>
    <w:p w14:paraId="004921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108F24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58 ms</w:t>
      </w:r>
    </w:p>
    <w:p w14:paraId="5E7AC5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26EC9E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E87EB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10675 ms</w:t>
      </w:r>
    </w:p>
    <w:p w14:paraId="1F702C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D61E2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53 ms</w:t>
      </w:r>
    </w:p>
    <w:p w14:paraId="1F2D65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2B990B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58F0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9711 ms</w:t>
      </w:r>
    </w:p>
    <w:p w14:paraId="5400E2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40ECF2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52 ms</w:t>
      </w:r>
    </w:p>
    <w:p w14:paraId="5D137F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18 ms</w:t>
      </w:r>
    </w:p>
    <w:p w14:paraId="502000FD"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6D2CBD7"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9550 ms</w:t>
      </w:r>
    </w:p>
    <w:p w14:paraId="0FE2E075"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DC9AAF8"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226 ms</w:t>
      </w:r>
    </w:p>
    <w:p w14:paraId="0CB0A3FE"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6F900E14"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259 ms</w:t>
      </w:r>
    </w:p>
    <w:p w14:paraId="0479080F"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3236E56B"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214 ms</w:t>
      </w:r>
    </w:p>
    <w:p w14:paraId="7F0BF5A9"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8DC52A7"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243 ms</w:t>
      </w:r>
    </w:p>
    <w:p w14:paraId="075B86B2"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D4B0CB7"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239 ms</w:t>
      </w:r>
    </w:p>
    <w:p w14:paraId="2333AF36"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0D55F38"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3266 ms</w:t>
      </w:r>
    </w:p>
    <w:p w14:paraId="64B2AE73"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5DB5A14"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3221 ms</w:t>
      </w:r>
    </w:p>
    <w:p w14:paraId="3B1B851C"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29CE66D4"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3344 ms</w:t>
      </w:r>
    </w:p>
    <w:p w14:paraId="6E4B9CD1"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65CBFAE7"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3653 ms</w:t>
      </w:r>
    </w:p>
    <w:p w14:paraId="5D656F38"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1768A8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73728</w:t>
      </w:r>
    </w:p>
    <w:p w14:paraId="25148187"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3833 ms</w:t>
      </w:r>
    </w:p>
    <w:p w14:paraId="1EB9E1C6"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5C173894" w14:textId="77777777" w:rsidR="00816506" w:rsidRPr="003A2D1B" w:rsidRDefault="00816506" w:rsidP="00816506">
      <w:pPr>
        <w:pStyle w:val="Kop3"/>
        <w:rPr>
          <w:lang w:val="en-GB"/>
        </w:rPr>
      </w:pPr>
      <w:r w:rsidRPr="003A2D1B">
        <w:rPr>
          <w:lang w:val="en-GB"/>
        </w:rPr>
        <w:t>Testcase 20 kleine documenten</w:t>
      </w:r>
    </w:p>
    <w:p w14:paraId="01E262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10:04:07.233</w:t>
      </w:r>
    </w:p>
    <w:p w14:paraId="64F629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29FD5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81 ms</w:t>
      </w:r>
    </w:p>
    <w:p w14:paraId="58DCC1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7F25E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81C84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1356 ms</w:t>
      </w:r>
    </w:p>
    <w:p w14:paraId="1923C3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348 ms</w:t>
      </w:r>
    </w:p>
    <w:p w14:paraId="0C072C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0A3382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521D3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8552 ms</w:t>
      </w:r>
    </w:p>
    <w:p w14:paraId="2DB0F5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78B672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74 ms</w:t>
      </w:r>
    </w:p>
    <w:p w14:paraId="0A4FC2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30E442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D9BD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9467 ms</w:t>
      </w:r>
    </w:p>
    <w:p w14:paraId="1F3DB8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DE89D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7FFE1D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5 ms</w:t>
      </w:r>
    </w:p>
    <w:p w14:paraId="52CC0E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62DF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9272 ms</w:t>
      </w:r>
    </w:p>
    <w:p w14:paraId="612B83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D5FCF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98 ms</w:t>
      </w:r>
    </w:p>
    <w:p w14:paraId="3FB904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37E4F1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1E1F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9192 ms</w:t>
      </w:r>
    </w:p>
    <w:p w14:paraId="4F99B8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741EF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92 ms</w:t>
      </w:r>
    </w:p>
    <w:p w14:paraId="178E9C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550B5D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0AB1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9254 ms</w:t>
      </w:r>
    </w:p>
    <w:p w14:paraId="2551E6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1F9D9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77 ms</w:t>
      </w:r>
    </w:p>
    <w:p w14:paraId="791AA1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4 ms</w:t>
      </w:r>
    </w:p>
    <w:p w14:paraId="0DBB31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5FB4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9274 ms</w:t>
      </w:r>
    </w:p>
    <w:p w14:paraId="2FA389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2FE36F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113 ms</w:t>
      </w:r>
    </w:p>
    <w:p w14:paraId="434314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7F7781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6C0E0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8789 ms</w:t>
      </w:r>
    </w:p>
    <w:p w14:paraId="5080DC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7A99F6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91 ms</w:t>
      </w:r>
    </w:p>
    <w:p w14:paraId="7FA0A7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513B0F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CC39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9848 ms</w:t>
      </w:r>
    </w:p>
    <w:p w14:paraId="72CC2F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1E427E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80 ms</w:t>
      </w:r>
    </w:p>
    <w:p w14:paraId="77EF21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2BD392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AD69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8346 ms</w:t>
      </w:r>
    </w:p>
    <w:p w14:paraId="0DC5AC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7383DA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78 ms</w:t>
      </w:r>
    </w:p>
    <w:p w14:paraId="246A83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25543F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C176C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8002 ms</w:t>
      </w:r>
    </w:p>
    <w:p w14:paraId="199908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EE48E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76 ms</w:t>
      </w:r>
    </w:p>
    <w:p w14:paraId="4131C2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7 ms</w:t>
      </w:r>
    </w:p>
    <w:p w14:paraId="2CF246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748D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8653 ms</w:t>
      </w:r>
    </w:p>
    <w:p w14:paraId="43661C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F605E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72 ms</w:t>
      </w:r>
    </w:p>
    <w:p w14:paraId="6F02F7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5FD8DB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656A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8534 ms</w:t>
      </w:r>
    </w:p>
    <w:p w14:paraId="56A4AB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65E07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52 ms</w:t>
      </w:r>
    </w:p>
    <w:p w14:paraId="604F7A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6427BA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31D71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7776 ms</w:t>
      </w:r>
    </w:p>
    <w:p w14:paraId="7B9D63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00453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155 ms</w:t>
      </w:r>
    </w:p>
    <w:p w14:paraId="2111EB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77BB9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09360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8345 ms</w:t>
      </w:r>
    </w:p>
    <w:p w14:paraId="60F00A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3DF6C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68 ms</w:t>
      </w:r>
    </w:p>
    <w:p w14:paraId="5D516A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176AA7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ADEB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8081 ms</w:t>
      </w:r>
    </w:p>
    <w:p w14:paraId="3842FF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7D466E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78 ms</w:t>
      </w:r>
    </w:p>
    <w:p w14:paraId="121565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59DCD3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9C78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7798 ms</w:t>
      </w:r>
    </w:p>
    <w:p w14:paraId="18D116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2857E6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82 ms</w:t>
      </w:r>
    </w:p>
    <w:p w14:paraId="4F39D9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7963CF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2C98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7765 ms</w:t>
      </w:r>
    </w:p>
    <w:p w14:paraId="1AF1CB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90E41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63 ms</w:t>
      </w:r>
    </w:p>
    <w:p w14:paraId="42F72F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1FECAF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26EE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8483 ms</w:t>
      </w:r>
    </w:p>
    <w:p w14:paraId="2E9E02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EE47B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58 ms</w:t>
      </w:r>
    </w:p>
    <w:p w14:paraId="1E533E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7A9F2A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22F4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7410 ms</w:t>
      </w:r>
    </w:p>
    <w:p w14:paraId="22FCEE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C5A8E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96 ms</w:t>
      </w:r>
    </w:p>
    <w:p w14:paraId="1927BD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249721D3"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4F95B1E"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7139 ms</w:t>
      </w:r>
    </w:p>
    <w:p w14:paraId="7D2961F7"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37A0394A"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252 ms</w:t>
      </w:r>
    </w:p>
    <w:p w14:paraId="18C2AFC4"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7FDDAA8C"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238 ms</w:t>
      </w:r>
    </w:p>
    <w:p w14:paraId="75E4AD79"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60DFFB75"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256 ms</w:t>
      </w:r>
    </w:p>
    <w:p w14:paraId="0BBEA521"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BD18C80"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228 ms</w:t>
      </w:r>
    </w:p>
    <w:p w14:paraId="2107D61B"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44AD87D9"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247 ms</w:t>
      </w:r>
    </w:p>
    <w:p w14:paraId="504178F5"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ACA22C5"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1481 ms</w:t>
      </w:r>
    </w:p>
    <w:p w14:paraId="37A4E29E"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4B969566"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1461 ms</w:t>
      </w:r>
    </w:p>
    <w:p w14:paraId="6AEE4743"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5230D40B"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1784 ms</w:t>
      </w:r>
    </w:p>
    <w:p w14:paraId="364389D5"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580B7011"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1419 ms</w:t>
      </w:r>
    </w:p>
    <w:p w14:paraId="49D72526"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5DB90F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182195</w:t>
      </w:r>
    </w:p>
    <w:p w14:paraId="1F8157EE"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1445 ms</w:t>
      </w:r>
    </w:p>
    <w:p w14:paraId="401712A3"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5032D480" w14:textId="77777777" w:rsidR="00816506" w:rsidRPr="003A2D1B" w:rsidRDefault="00816506" w:rsidP="00816506">
      <w:pPr>
        <w:pStyle w:val="Kop3"/>
        <w:rPr>
          <w:lang w:val="en-GB"/>
        </w:rPr>
      </w:pPr>
      <w:r w:rsidRPr="003A2D1B">
        <w:rPr>
          <w:lang w:val="en-GB"/>
        </w:rPr>
        <w:t>Testcase 20 grote documenten</w:t>
      </w:r>
    </w:p>
    <w:p w14:paraId="490F11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10:13:54.469</w:t>
      </w:r>
    </w:p>
    <w:p w14:paraId="622B0D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8BEAA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81 ms</w:t>
      </w:r>
    </w:p>
    <w:p w14:paraId="359450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15D1CC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CA559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1260 ms</w:t>
      </w:r>
    </w:p>
    <w:p w14:paraId="5E6FB8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57 ms</w:t>
      </w:r>
    </w:p>
    <w:p w14:paraId="7EF358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58A776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7551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15392 ms</w:t>
      </w:r>
    </w:p>
    <w:p w14:paraId="4ED250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757911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55 ms</w:t>
      </w:r>
    </w:p>
    <w:p w14:paraId="40914E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2179EE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DC66F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10121 ms</w:t>
      </w:r>
    </w:p>
    <w:p w14:paraId="20B2C5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55AFE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49 ms</w:t>
      </w:r>
    </w:p>
    <w:p w14:paraId="0EEEA4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7431E5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4ED9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9801 ms</w:t>
      </w:r>
    </w:p>
    <w:p w14:paraId="20F79E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683FE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48 ms</w:t>
      </w:r>
    </w:p>
    <w:p w14:paraId="20C759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1ACA1D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DF29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10021 ms</w:t>
      </w:r>
    </w:p>
    <w:p w14:paraId="4A4A5A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217024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67 ms</w:t>
      </w:r>
    </w:p>
    <w:p w14:paraId="664119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5 ms</w:t>
      </w:r>
    </w:p>
    <w:p w14:paraId="6A7576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451F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9597 ms</w:t>
      </w:r>
    </w:p>
    <w:p w14:paraId="71E3E2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4E71A5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45 ms</w:t>
      </w:r>
    </w:p>
    <w:p w14:paraId="78E3DA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12 ms</w:t>
      </w:r>
    </w:p>
    <w:p w14:paraId="584632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1B32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9674 ms</w:t>
      </w:r>
    </w:p>
    <w:p w14:paraId="667B20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1C9C9A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54 ms</w:t>
      </w:r>
    </w:p>
    <w:p w14:paraId="3ECD48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645B51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6460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12245 ms</w:t>
      </w:r>
    </w:p>
    <w:p w14:paraId="0BC68F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5B7F9A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47 ms</w:t>
      </w:r>
    </w:p>
    <w:p w14:paraId="4948AA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03C760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D938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9633 ms</w:t>
      </w:r>
    </w:p>
    <w:p w14:paraId="32525C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1CC036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41 ms</w:t>
      </w:r>
    </w:p>
    <w:p w14:paraId="14F07A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688DAA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CF3F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9519 ms</w:t>
      </w:r>
    </w:p>
    <w:p w14:paraId="32C33A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06A86B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45 ms</w:t>
      </w:r>
    </w:p>
    <w:p w14:paraId="063061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090E6D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9602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9978 ms</w:t>
      </w:r>
    </w:p>
    <w:p w14:paraId="5AF9ED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411347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46 ms</w:t>
      </w:r>
    </w:p>
    <w:p w14:paraId="1BA032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11 ms</w:t>
      </w:r>
    </w:p>
    <w:p w14:paraId="6BABBB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3BE4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9960 ms</w:t>
      </w:r>
    </w:p>
    <w:p w14:paraId="32ADE0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537DF6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43 ms</w:t>
      </w:r>
    </w:p>
    <w:p w14:paraId="22763D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2D1AD2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0741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9933 ms</w:t>
      </w:r>
    </w:p>
    <w:p w14:paraId="2658F0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3D1388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45 ms</w:t>
      </w:r>
    </w:p>
    <w:p w14:paraId="315C42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3B5EB1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C9B8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9937 ms</w:t>
      </w:r>
    </w:p>
    <w:p w14:paraId="67B61E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50C743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53 ms</w:t>
      </w:r>
    </w:p>
    <w:p w14:paraId="076B1C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3325D4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D5DC0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9818 ms</w:t>
      </w:r>
    </w:p>
    <w:p w14:paraId="20B86A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5DEA01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43 ms</w:t>
      </w:r>
    </w:p>
    <w:p w14:paraId="755B8A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53ED60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8F22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9866 ms</w:t>
      </w:r>
    </w:p>
    <w:p w14:paraId="1235AE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075CF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43 ms</w:t>
      </w:r>
    </w:p>
    <w:p w14:paraId="329AED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7C91AD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AF88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10641 ms</w:t>
      </w:r>
    </w:p>
    <w:p w14:paraId="180515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16038C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52 ms</w:t>
      </w:r>
    </w:p>
    <w:p w14:paraId="213E3C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9 ms</w:t>
      </w:r>
    </w:p>
    <w:p w14:paraId="6BAD00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F6CA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9752 ms</w:t>
      </w:r>
    </w:p>
    <w:p w14:paraId="24C201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1CB4B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43 ms</w:t>
      </w:r>
    </w:p>
    <w:p w14:paraId="2F1FDC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7453B7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AB6DD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9739 ms</w:t>
      </w:r>
    </w:p>
    <w:p w14:paraId="644DA9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127913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49 ms</w:t>
      </w:r>
    </w:p>
    <w:p w14:paraId="49E8BF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0105E2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C340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10291 ms</w:t>
      </w:r>
    </w:p>
    <w:p w14:paraId="329BB6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AC37F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57 ms</w:t>
      </w:r>
    </w:p>
    <w:p w14:paraId="590C84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50502FB9"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F43B85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9558 ms</w:t>
      </w:r>
    </w:p>
    <w:p w14:paraId="54034C7A"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D99B59F"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239 ms</w:t>
      </w:r>
    </w:p>
    <w:p w14:paraId="2CD94B5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272AF888"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275 ms</w:t>
      </w:r>
    </w:p>
    <w:p w14:paraId="368D4349"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645B251A"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240 ms</w:t>
      </w:r>
    </w:p>
    <w:p w14:paraId="17AB51A1"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26758A5"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198 ms</w:t>
      </w:r>
    </w:p>
    <w:p w14:paraId="71C06C88"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7E109F41"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241 ms</w:t>
      </w:r>
    </w:p>
    <w:p w14:paraId="5EBA7892"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2B071E6"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3236 ms</w:t>
      </w:r>
    </w:p>
    <w:p w14:paraId="360E5DDF"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6033FB44"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3474 ms</w:t>
      </w:r>
    </w:p>
    <w:p w14:paraId="453B55F1"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105CCA28"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3105 ms</w:t>
      </w:r>
    </w:p>
    <w:p w14:paraId="52C41E9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48D5B02A"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3306 ms</w:t>
      </w:r>
    </w:p>
    <w:p w14:paraId="48D40F07"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0A515C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225322</w:t>
      </w:r>
    </w:p>
    <w:p w14:paraId="6E4C115B"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3130 ms</w:t>
      </w:r>
    </w:p>
    <w:p w14:paraId="7742CCA9"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58B2724B" w14:textId="77777777" w:rsidR="00816506" w:rsidRPr="003A2D1B" w:rsidRDefault="00816506" w:rsidP="00816506">
      <w:pPr>
        <w:pStyle w:val="Kop2"/>
      </w:pPr>
      <w:r w:rsidRPr="003A2D1B">
        <w:t>C - Acceptatie omgeving – met drc-openzaak– met huidige versie open zaakbrug</w:t>
      </w:r>
    </w:p>
    <w:p w14:paraId="50D78DAC" w14:textId="77777777" w:rsidR="00816506" w:rsidRPr="003A2D1B" w:rsidRDefault="00816506" w:rsidP="00816506">
      <w:r w:rsidRPr="003A2D1B">
        <w:t xml:space="preserve">Open Zaakbrug Endpoint: </w:t>
      </w:r>
      <w:hyperlink r:id="rId40" w:history="1">
        <w:r w:rsidRPr="003A2D1B">
          <w:rPr>
            <w:rStyle w:val="Hyperlink"/>
          </w:rPr>
          <w:t>http://openzksbruga001.iszf.local/</w:t>
        </w:r>
      </w:hyperlink>
    </w:p>
    <w:p w14:paraId="7862E4EF" w14:textId="77777777" w:rsidR="00816506" w:rsidRPr="003A2D1B" w:rsidRDefault="00816506" w:rsidP="00816506">
      <w:pPr>
        <w:pStyle w:val="Kop3"/>
        <w:rPr>
          <w:lang w:val="en-GB"/>
        </w:rPr>
      </w:pPr>
      <w:r w:rsidRPr="003A2D1B">
        <w:rPr>
          <w:lang w:val="en-GB"/>
        </w:rPr>
        <w:t>Testcase 5 kleine documenten</w:t>
      </w:r>
    </w:p>
    <w:p w14:paraId="04F5A2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10:18:53.410</w:t>
      </w:r>
    </w:p>
    <w:p w14:paraId="5E7293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C84C1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162 ms</w:t>
      </w:r>
    </w:p>
    <w:p w14:paraId="3C00F0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0B18ED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660C0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2664 ms</w:t>
      </w:r>
    </w:p>
    <w:p w14:paraId="58C6FE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71 ms</w:t>
      </w:r>
    </w:p>
    <w:p w14:paraId="650EAC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7F020C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C9A43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721 ms</w:t>
      </w:r>
    </w:p>
    <w:p w14:paraId="151DBE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11A80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96 ms</w:t>
      </w:r>
    </w:p>
    <w:p w14:paraId="60C11B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6B3786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1EBA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768 ms</w:t>
      </w:r>
    </w:p>
    <w:p w14:paraId="51D64A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4F0BB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103 ms</w:t>
      </w:r>
    </w:p>
    <w:p w14:paraId="424636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1A9C07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D3A4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669 ms</w:t>
      </w:r>
    </w:p>
    <w:p w14:paraId="4854C6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77443A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75 ms</w:t>
      </w:r>
    </w:p>
    <w:p w14:paraId="0F7DFA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4 ms</w:t>
      </w:r>
    </w:p>
    <w:p w14:paraId="6EF4B9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D8B41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606 ms</w:t>
      </w:r>
    </w:p>
    <w:p w14:paraId="226572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28F51A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90 ms</w:t>
      </w:r>
    </w:p>
    <w:p w14:paraId="5E0D18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377C00B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B33C9A4"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602 ms</w:t>
      </w:r>
    </w:p>
    <w:p w14:paraId="7CCB60A8"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21480332"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500 ms</w:t>
      </w:r>
    </w:p>
    <w:p w14:paraId="62AF59DF"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7C17AF80"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460 ms</w:t>
      </w:r>
    </w:p>
    <w:p w14:paraId="33B4CC7E"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3A15D584"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471 ms</w:t>
      </w:r>
    </w:p>
    <w:p w14:paraId="72ACF753"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70992B34"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466 ms</w:t>
      </w:r>
    </w:p>
    <w:p w14:paraId="3F1B5410"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674D27D"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530 ms</w:t>
      </w:r>
    </w:p>
    <w:p w14:paraId="1ABBD5BC"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33035C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9528</w:t>
      </w:r>
    </w:p>
    <w:p w14:paraId="22FA8E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457 ms</w:t>
      </w:r>
    </w:p>
    <w:p w14:paraId="0126CE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48BD7A16" w14:textId="77777777" w:rsidR="00816506" w:rsidRPr="003A2D1B" w:rsidRDefault="00816506" w:rsidP="00816506">
      <w:pPr>
        <w:pStyle w:val="Kop3"/>
        <w:rPr>
          <w:lang w:val="en-GB"/>
        </w:rPr>
      </w:pPr>
      <w:r w:rsidRPr="003A2D1B">
        <w:rPr>
          <w:lang w:val="en-GB"/>
        </w:rPr>
        <w:t>Testcase 5 grote documenten</w:t>
      </w:r>
    </w:p>
    <w:p w14:paraId="280172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10:21:00.399</w:t>
      </w:r>
    </w:p>
    <w:p w14:paraId="5A848D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A2F40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73 ms</w:t>
      </w:r>
    </w:p>
    <w:p w14:paraId="71CF74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3EB9D5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A432B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1978 ms</w:t>
      </w:r>
    </w:p>
    <w:p w14:paraId="7DF2BC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68 ms</w:t>
      </w:r>
    </w:p>
    <w:p w14:paraId="64493E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68EFB9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B7A6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2106 ms</w:t>
      </w:r>
    </w:p>
    <w:p w14:paraId="537272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68A9B0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75 ms</w:t>
      </w:r>
    </w:p>
    <w:p w14:paraId="50F476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4D7C35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114F8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2598 ms</w:t>
      </w:r>
    </w:p>
    <w:p w14:paraId="0C877A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48453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90 ms</w:t>
      </w:r>
    </w:p>
    <w:p w14:paraId="2392C0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4FFEE9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40A6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2296 ms</w:t>
      </w:r>
    </w:p>
    <w:p w14:paraId="28513D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4F9DED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46 ms</w:t>
      </w:r>
    </w:p>
    <w:p w14:paraId="78AC94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0FBBDC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4F4E6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1811 ms</w:t>
      </w:r>
    </w:p>
    <w:p w14:paraId="322EA9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431B48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59 ms</w:t>
      </w:r>
    </w:p>
    <w:p w14:paraId="08CA9D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5FF7981E"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893B108"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1784 ms</w:t>
      </w:r>
    </w:p>
    <w:p w14:paraId="14FB5C98"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A1C0126"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482 ms</w:t>
      </w:r>
    </w:p>
    <w:p w14:paraId="6F64BEAE"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06F41C0A"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474 ms</w:t>
      </w:r>
    </w:p>
    <w:p w14:paraId="5DE464C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1DFBFD04"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474 ms</w:t>
      </w:r>
    </w:p>
    <w:p w14:paraId="6726558C"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44ACC68F"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457 ms</w:t>
      </w:r>
    </w:p>
    <w:p w14:paraId="334A289A"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3F046ED1"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467 ms</w:t>
      </w:r>
    </w:p>
    <w:p w14:paraId="281C1DB8"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59ACF4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15617</w:t>
      </w:r>
    </w:p>
    <w:p w14:paraId="5B3A6D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262 ms</w:t>
      </w:r>
    </w:p>
    <w:p w14:paraId="6B8E19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45744DCA" w14:textId="77777777" w:rsidR="00816506" w:rsidRPr="003A2D1B" w:rsidRDefault="00816506" w:rsidP="00816506">
      <w:pPr>
        <w:pStyle w:val="Kop3"/>
        <w:rPr>
          <w:lang w:val="en-GB"/>
        </w:rPr>
      </w:pPr>
      <w:r w:rsidRPr="003A2D1B">
        <w:rPr>
          <w:lang w:val="en-GB"/>
        </w:rPr>
        <w:t>Testcase 20 kleine documenten</w:t>
      </w:r>
    </w:p>
    <w:p w14:paraId="19D90A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10:21:53.000</w:t>
      </w:r>
    </w:p>
    <w:p w14:paraId="3677EB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1A25E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75 ms</w:t>
      </w:r>
    </w:p>
    <w:p w14:paraId="3D1137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5 ms</w:t>
      </w:r>
    </w:p>
    <w:p w14:paraId="5896E7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02BAC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1595 ms</w:t>
      </w:r>
    </w:p>
    <w:p w14:paraId="169119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60 ms</w:t>
      </w:r>
    </w:p>
    <w:p w14:paraId="5793D1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5CC8B9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70A1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567 ms</w:t>
      </w:r>
    </w:p>
    <w:p w14:paraId="4B030E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4F40AE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7F8085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008FB6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50B6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724 ms</w:t>
      </w:r>
    </w:p>
    <w:p w14:paraId="47633A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44B4FE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87 ms</w:t>
      </w:r>
    </w:p>
    <w:p w14:paraId="6E8459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6639B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6644D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701 ms</w:t>
      </w:r>
    </w:p>
    <w:p w14:paraId="20F23C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0809A8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93 ms</w:t>
      </w:r>
    </w:p>
    <w:p w14:paraId="758BF7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15A311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DA2B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734 ms</w:t>
      </w:r>
    </w:p>
    <w:p w14:paraId="6BD135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3F841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84 ms</w:t>
      </w:r>
    </w:p>
    <w:p w14:paraId="75E509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5 ms</w:t>
      </w:r>
    </w:p>
    <w:p w14:paraId="6EB436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9B19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675 ms</w:t>
      </w:r>
    </w:p>
    <w:p w14:paraId="63219D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B90F8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63 ms</w:t>
      </w:r>
    </w:p>
    <w:p w14:paraId="23889F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4B4F71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CB4B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737 ms</w:t>
      </w:r>
    </w:p>
    <w:p w14:paraId="2F1016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1741D0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53 ms</w:t>
      </w:r>
    </w:p>
    <w:p w14:paraId="52EB4A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27A74B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7FFDE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847 ms</w:t>
      </w:r>
    </w:p>
    <w:p w14:paraId="0E04CA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68CDCE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72 ms</w:t>
      </w:r>
    </w:p>
    <w:p w14:paraId="3A81C6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1F9DE8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E86D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708 ms</w:t>
      </w:r>
    </w:p>
    <w:p w14:paraId="7AC899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CBE49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56 ms</w:t>
      </w:r>
    </w:p>
    <w:p w14:paraId="2B03ED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4 ms</w:t>
      </w:r>
    </w:p>
    <w:p w14:paraId="50AFBA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8486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763 ms</w:t>
      </w:r>
    </w:p>
    <w:p w14:paraId="7734B8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3CA7FE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63 ms</w:t>
      </w:r>
    </w:p>
    <w:p w14:paraId="13DC1B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5 ms</w:t>
      </w:r>
    </w:p>
    <w:p w14:paraId="7E0C0F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C32B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908 ms</w:t>
      </w:r>
    </w:p>
    <w:p w14:paraId="6D5F45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B0337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65 ms</w:t>
      </w:r>
    </w:p>
    <w:p w14:paraId="457253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4E0595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33C2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866 ms</w:t>
      </w:r>
    </w:p>
    <w:p w14:paraId="27B2E9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15B8B8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53 ms</w:t>
      </w:r>
    </w:p>
    <w:p w14:paraId="6A789A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2FC8C5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47D6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794 ms</w:t>
      </w:r>
    </w:p>
    <w:p w14:paraId="12F522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612D59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61 ms</w:t>
      </w:r>
    </w:p>
    <w:p w14:paraId="23D2BA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664EF5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33CE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852 ms</w:t>
      </w:r>
    </w:p>
    <w:p w14:paraId="248051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9B416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60 ms</w:t>
      </w:r>
    </w:p>
    <w:p w14:paraId="3CCC63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08236F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6AA5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869 ms</w:t>
      </w:r>
    </w:p>
    <w:p w14:paraId="60682D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7A83F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66 ms</w:t>
      </w:r>
    </w:p>
    <w:p w14:paraId="2CA87E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570118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2319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722 ms</w:t>
      </w:r>
    </w:p>
    <w:p w14:paraId="3D9111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015939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52 ms</w:t>
      </w:r>
    </w:p>
    <w:p w14:paraId="571254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75374E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C7B6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725 ms</w:t>
      </w:r>
    </w:p>
    <w:p w14:paraId="39AAD0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691C97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55 ms</w:t>
      </w:r>
    </w:p>
    <w:p w14:paraId="08FBD0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3F704F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A433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710 ms</w:t>
      </w:r>
    </w:p>
    <w:p w14:paraId="005EA8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A6668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55 ms</w:t>
      </w:r>
    </w:p>
    <w:p w14:paraId="55BBC3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1F4B3E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AA0C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745 ms</w:t>
      </w:r>
    </w:p>
    <w:p w14:paraId="2AAC37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2BDEB0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55 ms</w:t>
      </w:r>
    </w:p>
    <w:p w14:paraId="191940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78CE66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487B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710 ms</w:t>
      </w:r>
    </w:p>
    <w:p w14:paraId="74A6E2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415668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53 ms</w:t>
      </w:r>
    </w:p>
    <w:p w14:paraId="2B06D8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40B7117A"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A263E3A"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753 ms</w:t>
      </w:r>
    </w:p>
    <w:p w14:paraId="382E06CB"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8C77DC6"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1899 ms</w:t>
      </w:r>
    </w:p>
    <w:p w14:paraId="78310193"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0B164CC8"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1644 ms</w:t>
      </w:r>
    </w:p>
    <w:p w14:paraId="718C492E"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2DE05037"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1590 ms</w:t>
      </w:r>
    </w:p>
    <w:p w14:paraId="1172140B"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6077971A"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1695 ms</w:t>
      </w:r>
    </w:p>
    <w:p w14:paraId="66ECA79F"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FE75D2C"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1586 ms</w:t>
      </w:r>
    </w:p>
    <w:p w14:paraId="09EE35BB"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2900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26801</w:t>
      </w:r>
    </w:p>
    <w:p w14:paraId="3B0762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283 ms</w:t>
      </w:r>
    </w:p>
    <w:p w14:paraId="256CEB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5EA404DE" w14:textId="77777777" w:rsidR="00816506" w:rsidRPr="003A2D1B" w:rsidRDefault="00816506" w:rsidP="00816506">
      <w:pPr>
        <w:pStyle w:val="Kop3"/>
        <w:rPr>
          <w:lang w:val="en-GB"/>
        </w:rPr>
      </w:pPr>
      <w:r w:rsidRPr="003A2D1B">
        <w:rPr>
          <w:lang w:val="en-GB"/>
        </w:rPr>
        <w:t>Testcase 20 grote documenten</w:t>
      </w:r>
    </w:p>
    <w:p w14:paraId="555B98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10:22:58.506</w:t>
      </w:r>
    </w:p>
    <w:p w14:paraId="35FE2C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2F82E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75 ms</w:t>
      </w:r>
    </w:p>
    <w:p w14:paraId="362DC0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144D05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9D6EF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1644 ms</w:t>
      </w:r>
    </w:p>
    <w:p w14:paraId="75BB9D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55 ms</w:t>
      </w:r>
    </w:p>
    <w:p w14:paraId="398925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5D6FB5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97A2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1739 ms</w:t>
      </w:r>
    </w:p>
    <w:p w14:paraId="5131A2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783E40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0743EF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545787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E2DE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2064 ms</w:t>
      </w:r>
    </w:p>
    <w:p w14:paraId="667209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FDB24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5510C9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0018C3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0C71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1992 ms</w:t>
      </w:r>
    </w:p>
    <w:p w14:paraId="656643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1F383B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64 ms</w:t>
      </w:r>
    </w:p>
    <w:p w14:paraId="4B505C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64E9EB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CFA4F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1880 ms</w:t>
      </w:r>
    </w:p>
    <w:p w14:paraId="29C403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FC12F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58 ms</w:t>
      </w:r>
    </w:p>
    <w:p w14:paraId="11421D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27 ms</w:t>
      </w:r>
    </w:p>
    <w:p w14:paraId="307D61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5065E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1856 ms</w:t>
      </w:r>
    </w:p>
    <w:p w14:paraId="707696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0700C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48 ms</w:t>
      </w:r>
    </w:p>
    <w:p w14:paraId="359C0A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3E48CA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8C33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1718 ms</w:t>
      </w:r>
    </w:p>
    <w:p w14:paraId="629C35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1DCFAF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45 ms</w:t>
      </w:r>
    </w:p>
    <w:p w14:paraId="439D1D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7D8DCB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3C0AD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1681 ms</w:t>
      </w:r>
    </w:p>
    <w:p w14:paraId="51D919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0BD80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49 ms</w:t>
      </w:r>
    </w:p>
    <w:p w14:paraId="50FDD0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34272C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DD79E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1719 ms</w:t>
      </w:r>
    </w:p>
    <w:p w14:paraId="33D67C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669EA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42 ms</w:t>
      </w:r>
    </w:p>
    <w:p w14:paraId="685B2F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0D4B7B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BDAD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1725 ms</w:t>
      </w:r>
    </w:p>
    <w:p w14:paraId="3EB5A4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985C0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50 ms</w:t>
      </w:r>
    </w:p>
    <w:p w14:paraId="7B3751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143716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07534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1737 ms</w:t>
      </w:r>
    </w:p>
    <w:p w14:paraId="4B6A8F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521791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52 ms</w:t>
      </w:r>
    </w:p>
    <w:p w14:paraId="6D23B2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0D9411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47CC2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1775 ms</w:t>
      </w:r>
    </w:p>
    <w:p w14:paraId="414C71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2CB4A7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51 ms</w:t>
      </w:r>
    </w:p>
    <w:p w14:paraId="299BB6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55B6E5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8425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2040 ms</w:t>
      </w:r>
    </w:p>
    <w:p w14:paraId="3CB1CE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C3C6C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53 ms</w:t>
      </w:r>
    </w:p>
    <w:p w14:paraId="051F09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12B90D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4A0F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2203 ms</w:t>
      </w:r>
    </w:p>
    <w:p w14:paraId="1451BC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1EC9DB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55 ms</w:t>
      </w:r>
    </w:p>
    <w:p w14:paraId="40F258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2C3A2A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6FD3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1953 ms</w:t>
      </w:r>
    </w:p>
    <w:p w14:paraId="3302DB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0F9F06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52 ms</w:t>
      </w:r>
    </w:p>
    <w:p w14:paraId="62C706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0855FF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3196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1897 ms</w:t>
      </w:r>
    </w:p>
    <w:p w14:paraId="1777F8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708A46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55 ms</w:t>
      </w:r>
    </w:p>
    <w:p w14:paraId="03B8D8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655404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34EA3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1965 ms</w:t>
      </w:r>
    </w:p>
    <w:p w14:paraId="5AF4EB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0F5FD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56 ms</w:t>
      </w:r>
    </w:p>
    <w:p w14:paraId="7817FD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4B6A62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622E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1846 ms</w:t>
      </w:r>
    </w:p>
    <w:p w14:paraId="109E25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E1988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63 ms</w:t>
      </w:r>
    </w:p>
    <w:p w14:paraId="549EA6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4 ms</w:t>
      </w:r>
    </w:p>
    <w:p w14:paraId="6575BE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1102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1978 ms</w:t>
      </w:r>
    </w:p>
    <w:p w14:paraId="3489AF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211054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59 ms</w:t>
      </w:r>
    </w:p>
    <w:p w14:paraId="0A7A8F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1ACEC8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FC38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1888 ms</w:t>
      </w:r>
    </w:p>
    <w:p w14:paraId="2C218F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E8652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78 ms</w:t>
      </w:r>
    </w:p>
    <w:p w14:paraId="2219F5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58D975B7"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985D076"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1822 ms</w:t>
      </w:r>
    </w:p>
    <w:p w14:paraId="0D9B16B0"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1C20CEC"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1697 ms</w:t>
      </w:r>
    </w:p>
    <w:p w14:paraId="5C7668F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5A4A9A9"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1956 ms</w:t>
      </w:r>
    </w:p>
    <w:p w14:paraId="590D9681"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953B218"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1792 ms</w:t>
      </w:r>
    </w:p>
    <w:p w14:paraId="1AE43DC1"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4121D27B"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1684 ms</w:t>
      </w:r>
    </w:p>
    <w:p w14:paraId="49948975"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626A2000"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1720 ms</w:t>
      </w:r>
    </w:p>
    <w:p w14:paraId="1C5A7951"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5ECDF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49520</w:t>
      </w:r>
    </w:p>
    <w:p w14:paraId="7B4E0C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304 ms</w:t>
      </w:r>
    </w:p>
    <w:p w14:paraId="7C4063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4D3164B7" w14:textId="77777777" w:rsidR="00816506" w:rsidRPr="003A2D1B" w:rsidRDefault="00816506" w:rsidP="00816506">
      <w:pPr>
        <w:pStyle w:val="Kop2"/>
      </w:pPr>
      <w:r w:rsidRPr="003A2D1B">
        <w:t>D - Acceptatieomgeving – met drc-openzaak – met nieuwere versie open zaakbrug in IDE</w:t>
      </w:r>
    </w:p>
    <w:p w14:paraId="7AF1B0A5" w14:textId="77777777" w:rsidR="00816506" w:rsidRPr="003A2D1B" w:rsidRDefault="00816506" w:rsidP="00816506">
      <w:r w:rsidRPr="003A2D1B">
        <w:t xml:space="preserve">Broncode: </w:t>
      </w:r>
      <w:hyperlink r:id="rId41" w:history="1">
        <w:r w:rsidRPr="003A2D1B">
          <w:rPr>
            <w:rStyle w:val="Hyperlink"/>
          </w:rPr>
          <w:t>https://github.com/Sudwest-Fryslan/OpenZaakBrug/tree/vng-referentie-impl</w:t>
        </w:r>
      </w:hyperlink>
    </w:p>
    <w:p w14:paraId="2512A6EC"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46"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579A84AC" w14:textId="77777777" w:rsidR="00816506" w:rsidRPr="003A2D1B" w:rsidRDefault="00816506" w:rsidP="00816506">
      <w:r w:rsidRPr="003A2D1B">
        <w:t xml:space="preserve">Open Zaakbrug Endpoint: </w:t>
      </w:r>
      <w:hyperlink r:id="rId42" w:history="1">
        <w:r w:rsidRPr="003A2D1B">
          <w:rPr>
            <w:rStyle w:val="Hyperlink"/>
          </w:rPr>
          <w:t>http://localhost:8080/</w:t>
        </w:r>
      </w:hyperlink>
    </w:p>
    <w:p w14:paraId="5DE0ABA0" w14:textId="77777777" w:rsidR="00816506" w:rsidRPr="003A2D1B" w:rsidRDefault="00816506" w:rsidP="00816506">
      <w:r w:rsidRPr="003A2D1B">
        <w:t>Logging level: info</w:t>
      </w:r>
    </w:p>
    <w:p w14:paraId="0F24FD9B" w14:textId="77777777" w:rsidR="00816506" w:rsidRPr="003A2D1B" w:rsidRDefault="00816506" w:rsidP="00816506">
      <w:pPr>
        <w:pStyle w:val="Kop3"/>
      </w:pPr>
      <w:r w:rsidRPr="003A2D1B">
        <w:t>Testcase 5 kleine documenten</w:t>
      </w:r>
    </w:p>
    <w:p w14:paraId="1921ED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10:31:02.165</w:t>
      </w:r>
    </w:p>
    <w:p w14:paraId="458F68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9A06F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412 ms</w:t>
      </w:r>
    </w:p>
    <w:p w14:paraId="0AD781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089964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FAD08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2163 ms</w:t>
      </w:r>
    </w:p>
    <w:p w14:paraId="2C243F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125 ms</w:t>
      </w:r>
    </w:p>
    <w:p w14:paraId="05AE71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1039CA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1B99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751 ms</w:t>
      </w:r>
    </w:p>
    <w:p w14:paraId="01E811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EF47F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124 ms</w:t>
      </w:r>
    </w:p>
    <w:p w14:paraId="44C71C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259D6C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4B3E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753 ms</w:t>
      </w:r>
    </w:p>
    <w:p w14:paraId="18BA08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3EDA0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111 ms</w:t>
      </w:r>
    </w:p>
    <w:p w14:paraId="3E2DCC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7E1002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4A07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734 ms</w:t>
      </w:r>
    </w:p>
    <w:p w14:paraId="7E1A8D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BAF96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145 ms</w:t>
      </w:r>
    </w:p>
    <w:p w14:paraId="7A246D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4 ms</w:t>
      </w:r>
    </w:p>
    <w:p w14:paraId="6280BD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FE8D0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740 ms</w:t>
      </w:r>
    </w:p>
    <w:p w14:paraId="21A534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9D24E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142 ms</w:t>
      </w:r>
    </w:p>
    <w:p w14:paraId="7425AF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64D9981D"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AAD8C18"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794 ms</w:t>
      </w:r>
    </w:p>
    <w:p w14:paraId="3EE43C5A"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54EC150C"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721 ms</w:t>
      </w:r>
    </w:p>
    <w:p w14:paraId="7FF04AB7"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406F5B1F"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700 ms</w:t>
      </w:r>
    </w:p>
    <w:p w14:paraId="0B078BDB"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3B8D10FF"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608 ms</w:t>
      </w:r>
    </w:p>
    <w:p w14:paraId="2DD1E892"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68D3EC06"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631 ms</w:t>
      </w:r>
    </w:p>
    <w:p w14:paraId="25128ADB"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365C3E2"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613 ms</w:t>
      </w:r>
    </w:p>
    <w:p w14:paraId="02188428"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019297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10751</w:t>
      </w:r>
    </w:p>
    <w:p w14:paraId="6FD824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464 ms</w:t>
      </w:r>
    </w:p>
    <w:p w14:paraId="520A48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6F7D1224" w14:textId="77777777" w:rsidR="00816506" w:rsidRPr="003A2D1B" w:rsidRDefault="00816506" w:rsidP="00816506">
      <w:pPr>
        <w:pStyle w:val="Kop3"/>
        <w:rPr>
          <w:lang w:val="en-GB"/>
        </w:rPr>
      </w:pPr>
      <w:r w:rsidRPr="003A2D1B">
        <w:rPr>
          <w:lang w:val="en-GB"/>
        </w:rPr>
        <w:t>Testcase 5 grote documenten</w:t>
      </w:r>
    </w:p>
    <w:p w14:paraId="2C2DE3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10:31:43.614</w:t>
      </w:r>
    </w:p>
    <w:p w14:paraId="7772A3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402BB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111 ms</w:t>
      </w:r>
    </w:p>
    <w:p w14:paraId="77E98B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55918E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C09C9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2116 ms</w:t>
      </w:r>
    </w:p>
    <w:p w14:paraId="2E7FF3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93 ms</w:t>
      </w:r>
    </w:p>
    <w:p w14:paraId="7DA848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3BF2FB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A04C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2369 ms</w:t>
      </w:r>
    </w:p>
    <w:p w14:paraId="67B445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9EDDA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92 ms</w:t>
      </w:r>
    </w:p>
    <w:p w14:paraId="04ED91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28E36E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82173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2371 ms</w:t>
      </w:r>
    </w:p>
    <w:p w14:paraId="765B8C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13BD3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86 ms</w:t>
      </w:r>
    </w:p>
    <w:p w14:paraId="5F24DB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2405AA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7434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2635 ms</w:t>
      </w:r>
    </w:p>
    <w:p w14:paraId="6D19BC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0F6F4C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108 ms</w:t>
      </w:r>
    </w:p>
    <w:p w14:paraId="3BE2C2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054785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CD51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2441 ms</w:t>
      </w:r>
    </w:p>
    <w:p w14:paraId="16C1B3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201CAF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127 ms</w:t>
      </w:r>
    </w:p>
    <w:p w14:paraId="077804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2245BF4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8C76A05"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2663 ms</w:t>
      </w:r>
    </w:p>
    <w:p w14:paraId="453B253F"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910BD27"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933 ms</w:t>
      </w:r>
    </w:p>
    <w:p w14:paraId="62353DC8"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2F901FD6"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762 ms</w:t>
      </w:r>
    </w:p>
    <w:p w14:paraId="47222A16"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04B56390"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768 ms</w:t>
      </w:r>
    </w:p>
    <w:p w14:paraId="3DB94F6C"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928C059"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803 ms</w:t>
      </w:r>
    </w:p>
    <w:p w14:paraId="7B67CF33"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884D28F"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1056 ms</w:t>
      </w:r>
    </w:p>
    <w:p w14:paraId="7A8E9BAD"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4BF732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20031</w:t>
      </w:r>
    </w:p>
    <w:p w14:paraId="656BC0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481 ms</w:t>
      </w:r>
    </w:p>
    <w:p w14:paraId="71B8FF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611D7B19" w14:textId="77777777" w:rsidR="00816506" w:rsidRPr="003A2D1B" w:rsidRDefault="00816506" w:rsidP="00816506">
      <w:pPr>
        <w:pStyle w:val="Kop3"/>
        <w:rPr>
          <w:lang w:val="en-GB"/>
        </w:rPr>
      </w:pPr>
      <w:r w:rsidRPr="003A2D1B">
        <w:rPr>
          <w:lang w:val="en-GB"/>
        </w:rPr>
        <w:t>Testcase 20 kleine documenten</w:t>
      </w:r>
    </w:p>
    <w:p w14:paraId="430865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10:32:38.838</w:t>
      </w:r>
    </w:p>
    <w:p w14:paraId="341D07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8C792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127 ms</w:t>
      </w:r>
    </w:p>
    <w:p w14:paraId="7B4D32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5B8F14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B09C8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1764 ms</w:t>
      </w:r>
    </w:p>
    <w:p w14:paraId="614D6A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116 ms</w:t>
      </w:r>
    </w:p>
    <w:p w14:paraId="71F7C1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48CD85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7BEB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734 ms</w:t>
      </w:r>
    </w:p>
    <w:p w14:paraId="201369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23C9F2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97 ms</w:t>
      </w:r>
    </w:p>
    <w:p w14:paraId="155AC5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56571C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F347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682 ms</w:t>
      </w:r>
    </w:p>
    <w:p w14:paraId="1E09E3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7C5AE0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110 ms</w:t>
      </w:r>
    </w:p>
    <w:p w14:paraId="457299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587FEA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4C90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676 ms</w:t>
      </w:r>
    </w:p>
    <w:p w14:paraId="1A5404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4393C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112 ms</w:t>
      </w:r>
    </w:p>
    <w:p w14:paraId="42DC9C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246A7D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5232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686 ms</w:t>
      </w:r>
    </w:p>
    <w:p w14:paraId="005A91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2D966A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95 ms</w:t>
      </w:r>
    </w:p>
    <w:p w14:paraId="7E82DA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7D10AD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3CCEA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848 ms</w:t>
      </w:r>
    </w:p>
    <w:p w14:paraId="675C65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EAFBC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110 ms</w:t>
      </w:r>
    </w:p>
    <w:p w14:paraId="16CEB1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128495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36D9E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760 ms</w:t>
      </w:r>
    </w:p>
    <w:p w14:paraId="1F6494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70AFE2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119 ms</w:t>
      </w:r>
    </w:p>
    <w:p w14:paraId="2690A7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4 ms</w:t>
      </w:r>
    </w:p>
    <w:p w14:paraId="1666AA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9B0F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848 ms</w:t>
      </w:r>
    </w:p>
    <w:p w14:paraId="06B955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0F130F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114 ms</w:t>
      </w:r>
    </w:p>
    <w:p w14:paraId="693B45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21D544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DAC7D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719 ms</w:t>
      </w:r>
    </w:p>
    <w:p w14:paraId="2D5954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571BE5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106 ms</w:t>
      </w:r>
    </w:p>
    <w:p w14:paraId="64445F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2E1166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CA77F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706 ms</w:t>
      </w:r>
    </w:p>
    <w:p w14:paraId="70C88C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8CB2E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89 ms</w:t>
      </w:r>
    </w:p>
    <w:p w14:paraId="05C7E0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5FF5BF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B4C2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655 ms</w:t>
      </w:r>
    </w:p>
    <w:p w14:paraId="3E909A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4C7EA6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106 ms</w:t>
      </w:r>
    </w:p>
    <w:p w14:paraId="31D75E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2E50D3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D56D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669 ms</w:t>
      </w:r>
    </w:p>
    <w:p w14:paraId="2FE0AA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58F906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104 ms</w:t>
      </w:r>
    </w:p>
    <w:p w14:paraId="646910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2D9BEC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D254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688 ms</w:t>
      </w:r>
    </w:p>
    <w:p w14:paraId="0CEF55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4C16C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112 ms</w:t>
      </w:r>
    </w:p>
    <w:p w14:paraId="1B72E6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21F0DD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5B96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687 ms</w:t>
      </w:r>
    </w:p>
    <w:p w14:paraId="44B61B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194CF1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87 ms</w:t>
      </w:r>
    </w:p>
    <w:p w14:paraId="37D6DB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8B690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CFAD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646 ms</w:t>
      </w:r>
    </w:p>
    <w:p w14:paraId="20350E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2E7407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82 ms</w:t>
      </w:r>
    </w:p>
    <w:p w14:paraId="343DA4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3BE36F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F3CDF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643 ms</w:t>
      </w:r>
    </w:p>
    <w:p w14:paraId="7D5818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7B2E9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84 ms</w:t>
      </w:r>
    </w:p>
    <w:p w14:paraId="65B8E0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0085F4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09B8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670 ms</w:t>
      </w:r>
    </w:p>
    <w:p w14:paraId="45F4B3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79AA1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102 ms</w:t>
      </w:r>
    </w:p>
    <w:p w14:paraId="623574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37BD3C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B557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736 ms</w:t>
      </w:r>
    </w:p>
    <w:p w14:paraId="54E2EE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20E95F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102 ms</w:t>
      </w:r>
    </w:p>
    <w:p w14:paraId="33F7B5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410173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C29F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681 ms</w:t>
      </w:r>
    </w:p>
    <w:p w14:paraId="185AFF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5FB0C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151 ms</w:t>
      </w:r>
    </w:p>
    <w:p w14:paraId="3B0EFD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4 ms</w:t>
      </w:r>
    </w:p>
    <w:p w14:paraId="4910B7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6AAF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712 ms</w:t>
      </w:r>
    </w:p>
    <w:p w14:paraId="14D39C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525B7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102 ms</w:t>
      </w:r>
    </w:p>
    <w:p w14:paraId="62F20E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7B11B920"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1F7E780"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687 ms</w:t>
      </w:r>
    </w:p>
    <w:p w14:paraId="4E790279"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360C83B"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1376 ms</w:t>
      </w:r>
    </w:p>
    <w:p w14:paraId="02EE44F9"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09D8A727"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1356 ms</w:t>
      </w:r>
    </w:p>
    <w:p w14:paraId="57913A77"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97CDA02"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1352 ms</w:t>
      </w:r>
    </w:p>
    <w:p w14:paraId="45C47A22"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D8E4A7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1344 ms</w:t>
      </w:r>
    </w:p>
    <w:p w14:paraId="76CC529B"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78A032A"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1339 ms</w:t>
      </w:r>
    </w:p>
    <w:p w14:paraId="24A829AB"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62533C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25304</w:t>
      </w:r>
    </w:p>
    <w:p w14:paraId="2E4770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361 ms</w:t>
      </w:r>
    </w:p>
    <w:p w14:paraId="05AFDE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46EC7956" w14:textId="77777777" w:rsidR="00816506" w:rsidRPr="003A2D1B" w:rsidRDefault="00816506" w:rsidP="00816506">
      <w:pPr>
        <w:pStyle w:val="Kop3"/>
        <w:rPr>
          <w:lang w:val="en-GB"/>
        </w:rPr>
      </w:pPr>
      <w:r w:rsidRPr="003A2D1B">
        <w:rPr>
          <w:lang w:val="en-GB"/>
        </w:rPr>
        <w:t>Testcase 20 grote documenten</w:t>
      </w:r>
    </w:p>
    <w:p w14:paraId="78F7A9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10:33:39.366</w:t>
      </w:r>
    </w:p>
    <w:p w14:paraId="502190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2B8A7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126 ms</w:t>
      </w:r>
    </w:p>
    <w:p w14:paraId="70FCB5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9D571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C7C74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1799 ms</w:t>
      </w:r>
    </w:p>
    <w:p w14:paraId="4D9BE1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88 ms</w:t>
      </w:r>
    </w:p>
    <w:p w14:paraId="70198F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1F92BA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F838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1957 ms</w:t>
      </w:r>
    </w:p>
    <w:p w14:paraId="7FA7CD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6376A3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107 ms</w:t>
      </w:r>
    </w:p>
    <w:p w14:paraId="5959AE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608050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8FF1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2692 ms</w:t>
      </w:r>
    </w:p>
    <w:p w14:paraId="6E2B46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D42C5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88 ms</w:t>
      </w:r>
    </w:p>
    <w:p w14:paraId="559995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001711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0039F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2531 ms</w:t>
      </w:r>
    </w:p>
    <w:p w14:paraId="760F4C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43ED81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97 ms</w:t>
      </w:r>
    </w:p>
    <w:p w14:paraId="09A0EB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7D72B6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4D47E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2599 ms</w:t>
      </w:r>
    </w:p>
    <w:p w14:paraId="570E69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EED96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137 ms</w:t>
      </w:r>
    </w:p>
    <w:p w14:paraId="5BC07F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02E6A5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563B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2410 ms</w:t>
      </w:r>
    </w:p>
    <w:p w14:paraId="38462E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777B33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124 ms</w:t>
      </w:r>
    </w:p>
    <w:p w14:paraId="4C63E8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2FEB91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361D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2259 ms</w:t>
      </w:r>
    </w:p>
    <w:p w14:paraId="660EB0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C8D21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76 ms</w:t>
      </w:r>
    </w:p>
    <w:p w14:paraId="2D56B4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7253A1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D6FE2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2606 ms</w:t>
      </w:r>
    </w:p>
    <w:p w14:paraId="18539C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5AA8EE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107 ms</w:t>
      </w:r>
    </w:p>
    <w:p w14:paraId="1DD8C0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1F6793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392FB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2209 ms</w:t>
      </w:r>
    </w:p>
    <w:p w14:paraId="18D6BB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00EA2E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81 ms</w:t>
      </w:r>
    </w:p>
    <w:p w14:paraId="32F61C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26B775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3544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2295 ms</w:t>
      </w:r>
    </w:p>
    <w:p w14:paraId="0192F5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7DE6DA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99 ms</w:t>
      </w:r>
    </w:p>
    <w:p w14:paraId="1C5AB5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5F0229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079C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2379 ms</w:t>
      </w:r>
    </w:p>
    <w:p w14:paraId="4C0197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42073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84 ms</w:t>
      </w:r>
    </w:p>
    <w:p w14:paraId="1BFE25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7FF6E5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DD374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2793 ms</w:t>
      </w:r>
    </w:p>
    <w:p w14:paraId="741AE3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4697FE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76 ms</w:t>
      </w:r>
    </w:p>
    <w:p w14:paraId="501A88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24EFE9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2D342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2954 ms</w:t>
      </w:r>
    </w:p>
    <w:p w14:paraId="1D9970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226B49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116 ms</w:t>
      </w:r>
    </w:p>
    <w:p w14:paraId="08EA04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14B0C2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17AB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2841 ms</w:t>
      </w:r>
    </w:p>
    <w:p w14:paraId="130AAB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1B5D79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96 ms</w:t>
      </w:r>
    </w:p>
    <w:p w14:paraId="6C1AB9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58395C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9E3F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2572 ms</w:t>
      </w:r>
    </w:p>
    <w:p w14:paraId="7105D9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088194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93 ms</w:t>
      </w:r>
    </w:p>
    <w:p w14:paraId="6E332B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3C1644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D4704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2798 ms</w:t>
      </w:r>
    </w:p>
    <w:p w14:paraId="6894F8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61A92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106 ms</w:t>
      </w:r>
    </w:p>
    <w:p w14:paraId="347C3F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1D9F6E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5FE4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2795 ms</w:t>
      </w:r>
    </w:p>
    <w:p w14:paraId="61C034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25B018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80 ms</w:t>
      </w:r>
    </w:p>
    <w:p w14:paraId="6FB609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358B2D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5AE1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2880 ms</w:t>
      </w:r>
    </w:p>
    <w:p w14:paraId="349368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6116A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114 ms</w:t>
      </w:r>
    </w:p>
    <w:p w14:paraId="352ED7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4 ms</w:t>
      </w:r>
    </w:p>
    <w:p w14:paraId="610D91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A60D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2887 ms</w:t>
      </w:r>
    </w:p>
    <w:p w14:paraId="5D5413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D751A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111 ms</w:t>
      </w:r>
    </w:p>
    <w:p w14:paraId="109711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0E958A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9E0DF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3155 ms</w:t>
      </w:r>
    </w:p>
    <w:p w14:paraId="62FCE7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B4E46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107 ms</w:t>
      </w:r>
    </w:p>
    <w:p w14:paraId="24F58B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7AEB2182"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9717895"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2656 ms</w:t>
      </w:r>
    </w:p>
    <w:p w14:paraId="012BA574"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027704E6"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2045 ms</w:t>
      </w:r>
    </w:p>
    <w:p w14:paraId="2B03900C"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2B9ECF1"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1858 ms</w:t>
      </w:r>
    </w:p>
    <w:p w14:paraId="71C3BD2A"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D3CF415"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1790 ms</w:t>
      </w:r>
    </w:p>
    <w:p w14:paraId="266CC55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35DB49E3"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1816 ms</w:t>
      </w:r>
    </w:p>
    <w:p w14:paraId="38AE548B"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2EE327D"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1920 ms</w:t>
      </w:r>
    </w:p>
    <w:p w14:paraId="57139EA7"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26BA64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66089</w:t>
      </w:r>
    </w:p>
    <w:p w14:paraId="57A207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426 ms</w:t>
      </w:r>
    </w:p>
    <w:p w14:paraId="7E0DAF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6E183C6F" w14:textId="77777777" w:rsidR="00816506" w:rsidRPr="003A2D1B" w:rsidRDefault="00816506" w:rsidP="00816506">
      <w:pPr>
        <w:pStyle w:val="Geenafstand"/>
        <w:rPr>
          <w:rFonts w:ascii="Trebuchet MS" w:hAnsi="Trebuchet MS"/>
          <w:lang w:val="en-GB"/>
        </w:rPr>
      </w:pPr>
    </w:p>
    <w:p w14:paraId="32D352F4" w14:textId="77777777" w:rsidR="00816506" w:rsidRPr="003A2D1B" w:rsidRDefault="00816506" w:rsidP="00816506">
      <w:pPr>
        <w:pStyle w:val="Kop2"/>
      </w:pPr>
      <w:r w:rsidRPr="003A2D1B">
        <w:t>E - Acceptatieomgeving – met drc-corsa – met nieuwere versie open zaakbrug in IDE</w:t>
      </w:r>
    </w:p>
    <w:p w14:paraId="70223261" w14:textId="77777777" w:rsidR="00816506" w:rsidRPr="003A2D1B" w:rsidRDefault="00816506" w:rsidP="00816506">
      <w:r w:rsidRPr="003A2D1B">
        <w:t xml:space="preserve">Broncode: </w:t>
      </w:r>
      <w:hyperlink r:id="rId43" w:history="1">
        <w:r w:rsidRPr="003A2D1B">
          <w:rPr>
            <w:rStyle w:val="Hyperlink"/>
          </w:rPr>
          <w:t>https://github.com/Sudwest-Fryslan/OpenZaakBrug/tree/vng-referentie-impl</w:t>
        </w:r>
      </w:hyperlink>
    </w:p>
    <w:p w14:paraId="6AF3A7F9"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47"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207FFBA9" w14:textId="77777777" w:rsidR="00816506" w:rsidRPr="003A2D1B" w:rsidRDefault="00816506" w:rsidP="00816506">
      <w:r w:rsidRPr="003A2D1B">
        <w:t xml:space="preserve">Open Zaakbrug Endpoint: </w:t>
      </w:r>
      <w:hyperlink r:id="rId44" w:history="1">
        <w:r w:rsidRPr="003A2D1B">
          <w:rPr>
            <w:rStyle w:val="Hyperlink"/>
          </w:rPr>
          <w:t>http://localhost:8080/</w:t>
        </w:r>
      </w:hyperlink>
    </w:p>
    <w:p w14:paraId="68E65424" w14:textId="77777777" w:rsidR="00816506" w:rsidRPr="003A2D1B" w:rsidRDefault="00816506" w:rsidP="00816506">
      <w:pPr>
        <w:rPr>
          <w:lang w:val="en-GB"/>
        </w:rPr>
      </w:pPr>
      <w:r w:rsidRPr="003A2D1B">
        <w:rPr>
          <w:lang w:val="en-GB"/>
        </w:rPr>
        <w:t>Logging level: info</w:t>
      </w:r>
    </w:p>
    <w:p w14:paraId="6736C96F" w14:textId="77777777" w:rsidR="00816506" w:rsidRPr="003A2D1B" w:rsidRDefault="00816506" w:rsidP="00816506">
      <w:pPr>
        <w:pStyle w:val="Geenafstand"/>
        <w:rPr>
          <w:rFonts w:ascii="Trebuchet MS" w:hAnsi="Trebuchet MS"/>
          <w:lang w:val="en-GB"/>
        </w:rPr>
      </w:pPr>
      <w:r w:rsidRPr="003A2D1B">
        <w:rPr>
          <w:rStyle w:val="Kop3Char"/>
          <w:rFonts w:eastAsiaTheme="minorHAnsi"/>
          <w:lang w:val="en-GB"/>
        </w:rPr>
        <w:t>Testcase 5 kleine documenten</w:t>
      </w:r>
      <w:r w:rsidRPr="003A2D1B">
        <w:rPr>
          <w:rStyle w:val="Kop2Char"/>
          <w:rFonts w:eastAsiaTheme="minorHAnsi"/>
          <w:lang w:val="en-GB"/>
        </w:rPr>
        <w:br/>
      </w:r>
      <w:r w:rsidRPr="003A2D1B">
        <w:rPr>
          <w:rFonts w:ascii="Trebuchet MS" w:hAnsi="Trebuchet MS"/>
          <w:lang w:val="en-GB"/>
        </w:rPr>
        <w:t>Test started at 2024-10-23 10:38:12.172</w:t>
      </w:r>
    </w:p>
    <w:p w14:paraId="3BDA97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BFE12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115 ms</w:t>
      </w:r>
    </w:p>
    <w:p w14:paraId="6D26E3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07FF2E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3ADB9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1735 ms</w:t>
      </w:r>
    </w:p>
    <w:p w14:paraId="1AB50E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101 ms</w:t>
      </w:r>
    </w:p>
    <w:p w14:paraId="2EF547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12CF5B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E435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5391 ms</w:t>
      </w:r>
    </w:p>
    <w:p w14:paraId="48E613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D89A3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85 ms</w:t>
      </w:r>
    </w:p>
    <w:p w14:paraId="6447C4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303A35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25D0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5586 ms</w:t>
      </w:r>
    </w:p>
    <w:p w14:paraId="79C223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7C6C2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101 ms</w:t>
      </w:r>
    </w:p>
    <w:p w14:paraId="0F252A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1FC90C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F09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5759 ms</w:t>
      </w:r>
    </w:p>
    <w:p w14:paraId="6E4F58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74F385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98 ms</w:t>
      </w:r>
    </w:p>
    <w:p w14:paraId="3D4B13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043DEB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73DA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5647 ms</w:t>
      </w:r>
    </w:p>
    <w:p w14:paraId="358C0F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94AD1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84 ms</w:t>
      </w:r>
    </w:p>
    <w:p w14:paraId="2659F1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639187D2"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1146D76"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5707 ms</w:t>
      </w:r>
    </w:p>
    <w:p w14:paraId="67B83077"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202834F3"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2466 ms</w:t>
      </w:r>
    </w:p>
    <w:p w14:paraId="41842173"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05040416"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2592 ms</w:t>
      </w:r>
    </w:p>
    <w:p w14:paraId="061D622A"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304B9224"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2739 ms</w:t>
      </w:r>
    </w:p>
    <w:p w14:paraId="5E324159"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4901DE1B"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2653 ms</w:t>
      </w:r>
    </w:p>
    <w:p w14:paraId="67B2856D"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6B59BB6"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2548 ms</w:t>
      </w:r>
    </w:p>
    <w:p w14:paraId="40236B49"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29D7A504"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1154 ms</w:t>
      </w:r>
    </w:p>
    <w:p w14:paraId="50E24798"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13E17474"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1153 ms</w:t>
      </w:r>
    </w:p>
    <w:p w14:paraId="4B3D3EA3"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0798CB69"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1079 ms</w:t>
      </w:r>
    </w:p>
    <w:p w14:paraId="0BC0269B"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6595C945"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1133 ms</w:t>
      </w:r>
    </w:p>
    <w:p w14:paraId="3E57486A"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3581D7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49136</w:t>
      </w:r>
    </w:p>
    <w:p w14:paraId="51225306"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1195 ms</w:t>
      </w:r>
    </w:p>
    <w:p w14:paraId="2CD7EB37"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7267753E" w14:textId="77777777" w:rsidR="00816506" w:rsidRPr="003A2D1B" w:rsidRDefault="00816506" w:rsidP="00816506">
      <w:pPr>
        <w:pStyle w:val="Kop3"/>
        <w:rPr>
          <w:lang w:val="en-GB"/>
        </w:rPr>
      </w:pPr>
      <w:r w:rsidRPr="003A2D1B">
        <w:rPr>
          <w:lang w:val="en-GB"/>
        </w:rPr>
        <w:t>Testcase 5 grote documenten</w:t>
      </w:r>
    </w:p>
    <w:p w14:paraId="0609CA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10:40:01.390</w:t>
      </w:r>
    </w:p>
    <w:p w14:paraId="40B132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8DCE9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107 ms</w:t>
      </w:r>
    </w:p>
    <w:p w14:paraId="7DEF8D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6A0C00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97F57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1929 ms</w:t>
      </w:r>
    </w:p>
    <w:p w14:paraId="553A8D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111 ms</w:t>
      </w:r>
    </w:p>
    <w:p w14:paraId="426268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545690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F4A4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62412</w:t>
      </w:r>
    </w:p>
    <w:p w14:paraId="1F52DC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60259 ms</w:t>
      </w:r>
    </w:p>
    <w:p w14:paraId="48DB5A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221CA49D" w14:textId="77777777" w:rsidR="00816506" w:rsidRPr="003A2D1B" w:rsidRDefault="00816506" w:rsidP="00816506">
      <w:pPr>
        <w:pStyle w:val="Kop3"/>
        <w:rPr>
          <w:lang w:val="en-GB"/>
        </w:rPr>
      </w:pPr>
      <w:r w:rsidRPr="003A2D1B">
        <w:rPr>
          <w:lang w:val="en-GB"/>
        </w:rPr>
        <w:t>Testcase 20 kleine documenten</w:t>
      </w:r>
    </w:p>
    <w:p w14:paraId="3FE3D6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10:42:15.749</w:t>
      </w:r>
    </w:p>
    <w:p w14:paraId="22ACBB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79A14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143 ms</w:t>
      </w:r>
    </w:p>
    <w:p w14:paraId="4D2172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10 ms</w:t>
      </w:r>
    </w:p>
    <w:p w14:paraId="172178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A1892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2061 ms</w:t>
      </w:r>
    </w:p>
    <w:p w14:paraId="1BACB3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98 ms</w:t>
      </w:r>
    </w:p>
    <w:p w14:paraId="4B777E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424CFE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D99F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8701 ms</w:t>
      </w:r>
    </w:p>
    <w:p w14:paraId="1DD734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64035A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101 ms</w:t>
      </w:r>
    </w:p>
    <w:p w14:paraId="6FC3C5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448F1B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1EFE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5485 ms</w:t>
      </w:r>
    </w:p>
    <w:p w14:paraId="5D0EB3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7F6F2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96 ms</w:t>
      </w:r>
    </w:p>
    <w:p w14:paraId="77BB51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83B95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E71B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5495 ms</w:t>
      </w:r>
    </w:p>
    <w:p w14:paraId="4D28EF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36895A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332 ms</w:t>
      </w:r>
    </w:p>
    <w:p w14:paraId="4E5FB1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481E50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0C40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5463 ms</w:t>
      </w:r>
    </w:p>
    <w:p w14:paraId="4717E5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7ABB4D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103 ms</w:t>
      </w:r>
    </w:p>
    <w:p w14:paraId="7E93A5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013778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81937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5527 ms</w:t>
      </w:r>
    </w:p>
    <w:p w14:paraId="0A6B83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98D90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120 ms</w:t>
      </w:r>
    </w:p>
    <w:p w14:paraId="26E323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72D930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34AC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5742 ms</w:t>
      </w:r>
    </w:p>
    <w:p w14:paraId="2CD46E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6CAFB1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92 ms</w:t>
      </w:r>
    </w:p>
    <w:p w14:paraId="2B41A7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10D11F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A2F8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5332 ms</w:t>
      </w:r>
    </w:p>
    <w:p w14:paraId="24176D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1D665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94 ms</w:t>
      </w:r>
    </w:p>
    <w:p w14:paraId="091203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1322F8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A366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5720 ms</w:t>
      </w:r>
    </w:p>
    <w:p w14:paraId="7A953C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A3FB3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149 ms</w:t>
      </w:r>
    </w:p>
    <w:p w14:paraId="08E09D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2C0ED6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34FF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5409 ms</w:t>
      </w:r>
    </w:p>
    <w:p w14:paraId="1C47B1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05689F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101 ms</w:t>
      </w:r>
    </w:p>
    <w:p w14:paraId="19CC04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42CB7A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3232D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5388 ms</w:t>
      </w:r>
    </w:p>
    <w:p w14:paraId="478962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C998C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133 ms</w:t>
      </w:r>
    </w:p>
    <w:p w14:paraId="29A89A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4429C4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681B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5900 ms</w:t>
      </w:r>
    </w:p>
    <w:p w14:paraId="61F098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61E4F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97 ms</w:t>
      </w:r>
    </w:p>
    <w:p w14:paraId="33EF4B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5 ms</w:t>
      </w:r>
    </w:p>
    <w:p w14:paraId="7E2840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3CA1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5334 ms</w:t>
      </w:r>
    </w:p>
    <w:p w14:paraId="55FAD7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13366F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147 ms</w:t>
      </w:r>
    </w:p>
    <w:p w14:paraId="2A58B8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28BA97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9573B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5615 ms</w:t>
      </w:r>
    </w:p>
    <w:p w14:paraId="428413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5FE6CC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100 ms</w:t>
      </w:r>
    </w:p>
    <w:p w14:paraId="344D44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135AE6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5846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5537 ms</w:t>
      </w:r>
    </w:p>
    <w:p w14:paraId="528E5F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3AF575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84 ms</w:t>
      </w:r>
    </w:p>
    <w:p w14:paraId="75AB72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4 ms</w:t>
      </w:r>
    </w:p>
    <w:p w14:paraId="4D4D94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43EFF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5506 ms</w:t>
      </w:r>
    </w:p>
    <w:p w14:paraId="6FE26D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5C91A9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131 ms</w:t>
      </w:r>
    </w:p>
    <w:p w14:paraId="5B2B96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322871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9AE4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5641 ms</w:t>
      </w:r>
    </w:p>
    <w:p w14:paraId="5540E8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36366A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84 ms</w:t>
      </w:r>
    </w:p>
    <w:p w14:paraId="608F6D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7968E6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86260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5827 ms</w:t>
      </w:r>
    </w:p>
    <w:p w14:paraId="0127A8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697095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89 ms</w:t>
      </w:r>
    </w:p>
    <w:p w14:paraId="1F2034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31895F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3383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5449 ms</w:t>
      </w:r>
    </w:p>
    <w:p w14:paraId="194536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F4B80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109 ms</w:t>
      </w:r>
    </w:p>
    <w:p w14:paraId="5E96BC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57CE80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1F6B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5568 ms</w:t>
      </w:r>
    </w:p>
    <w:p w14:paraId="5879F5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9D383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89 ms</w:t>
      </w:r>
    </w:p>
    <w:p w14:paraId="2269D8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519F41F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5B20E5F"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5392 ms</w:t>
      </w:r>
    </w:p>
    <w:p w14:paraId="7ADE3F74"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3B354964"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8240 ms</w:t>
      </w:r>
    </w:p>
    <w:p w14:paraId="064D4BBC"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5E5F2CEF"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8245 ms</w:t>
      </w:r>
    </w:p>
    <w:p w14:paraId="044BAB2A"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65F211AB"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7951 ms</w:t>
      </w:r>
    </w:p>
    <w:p w14:paraId="129CBBCB"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1DD1917"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8173 ms</w:t>
      </w:r>
    </w:p>
    <w:p w14:paraId="3A183FA1"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4F4DC6C6"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8023 ms</w:t>
      </w:r>
    </w:p>
    <w:p w14:paraId="75CF781D"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33FD6BD"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1085 ms</w:t>
      </w:r>
    </w:p>
    <w:p w14:paraId="331DE136"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1C559236"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1094 ms</w:t>
      </w:r>
    </w:p>
    <w:p w14:paraId="19D6E0EF"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637FF6F5"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1156 ms</w:t>
      </w:r>
    </w:p>
    <w:p w14:paraId="3F31EF71"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9BBA51A"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1007 ms</w:t>
      </w:r>
    </w:p>
    <w:p w14:paraId="2EB9DB98"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B2A27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164686</w:t>
      </w:r>
    </w:p>
    <w:p w14:paraId="0B3ACFDE"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1068 ms</w:t>
      </w:r>
    </w:p>
    <w:p w14:paraId="6A45341D"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7BED2CC6" w14:textId="77777777" w:rsidR="00816506" w:rsidRPr="003A2D1B" w:rsidRDefault="00816506" w:rsidP="00816506">
      <w:pPr>
        <w:pStyle w:val="Kop3"/>
        <w:rPr>
          <w:lang w:val="en-GB"/>
        </w:rPr>
      </w:pPr>
      <w:r w:rsidRPr="003A2D1B">
        <w:rPr>
          <w:lang w:val="en-GB"/>
        </w:rPr>
        <w:t>Testcase 20 grote documenten</w:t>
      </w:r>
    </w:p>
    <w:p w14:paraId="54DBAB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10:46:25.056</w:t>
      </w:r>
    </w:p>
    <w:p w14:paraId="0A5DAB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68E37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182 ms</w:t>
      </w:r>
    </w:p>
    <w:p w14:paraId="590628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18 ms</w:t>
      </w:r>
    </w:p>
    <w:p w14:paraId="5C44A1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FE57D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1946 ms</w:t>
      </w:r>
    </w:p>
    <w:p w14:paraId="31FFDE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106 ms</w:t>
      </w:r>
    </w:p>
    <w:p w14:paraId="3FFBFC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4112C0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7472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62520</w:t>
      </w:r>
    </w:p>
    <w:p w14:paraId="1966B5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60265 ms</w:t>
      </w:r>
    </w:p>
    <w:p w14:paraId="145041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65DF9DCD" w14:textId="77777777" w:rsidR="00816506" w:rsidRPr="003A2D1B" w:rsidRDefault="00816506" w:rsidP="00816506">
      <w:pPr>
        <w:rPr>
          <w:lang w:val="en-GB"/>
        </w:rPr>
      </w:pPr>
      <w:r w:rsidRPr="003A2D1B">
        <w:rPr>
          <w:lang w:val="en-GB"/>
        </w:rPr>
        <w:br w:type="page"/>
      </w:r>
    </w:p>
    <w:p w14:paraId="4EB5A341" w14:textId="77777777" w:rsidR="00816506" w:rsidRPr="003A2D1B" w:rsidRDefault="00816506" w:rsidP="00816506">
      <w:pPr>
        <w:pStyle w:val="Geenafstand"/>
        <w:rPr>
          <w:rFonts w:ascii="Trebuchet MS" w:hAnsi="Trebuchet MS"/>
          <w:lang w:val="en-GB"/>
        </w:rPr>
      </w:pPr>
    </w:p>
    <w:p w14:paraId="2944D007" w14:textId="77777777" w:rsidR="00816506" w:rsidRPr="003A2D1B" w:rsidRDefault="00816506" w:rsidP="00816506">
      <w:pPr>
        <w:pStyle w:val="Kop1"/>
      </w:pPr>
      <w:r w:rsidRPr="003A2D1B">
        <w:t>Bijlage 3: testen woensdagmiddag 2024-10-23</w:t>
      </w:r>
    </w:p>
    <w:p w14:paraId="4FED6719" w14:textId="77777777" w:rsidR="00816506" w:rsidRPr="003A2D1B" w:rsidRDefault="00816506" w:rsidP="00816506">
      <w:pPr>
        <w:pStyle w:val="Kop2"/>
      </w:pPr>
      <w:r w:rsidRPr="003A2D1B">
        <w:t>A - Productieomgeving – met cmis-corsa – met huidige versie open zaakbrug</w:t>
      </w:r>
    </w:p>
    <w:p w14:paraId="6198F9A7" w14:textId="77777777" w:rsidR="00816506" w:rsidRPr="003A2D1B" w:rsidRDefault="00816506" w:rsidP="00816506">
      <w:r w:rsidRPr="003A2D1B">
        <w:t xml:space="preserve">Open Zaakbrug Endpoint: </w:t>
      </w:r>
      <w:hyperlink r:id="rId45" w:history="1">
        <w:r w:rsidRPr="003A2D1B">
          <w:rPr>
            <w:rStyle w:val="Hyperlink"/>
          </w:rPr>
          <w:t>http://openzksbrugp001.iszf.local/</w:t>
        </w:r>
      </w:hyperlink>
    </w:p>
    <w:p w14:paraId="44AE7820" w14:textId="77777777" w:rsidR="00816506" w:rsidRPr="003A2D1B" w:rsidRDefault="00816506" w:rsidP="00816506">
      <w:pPr>
        <w:pStyle w:val="Kop3"/>
        <w:rPr>
          <w:lang w:val="en-GB"/>
        </w:rPr>
      </w:pPr>
      <w:r w:rsidRPr="003A2D1B">
        <w:rPr>
          <w:lang w:val="en-GB"/>
        </w:rPr>
        <w:t>Testcase 5 kleine documenten</w:t>
      </w:r>
    </w:p>
    <w:p w14:paraId="744332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16:50:37.362</w:t>
      </w:r>
    </w:p>
    <w:p w14:paraId="50E7C3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64134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95 ms</w:t>
      </w:r>
    </w:p>
    <w:p w14:paraId="6E96F8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5 ms</w:t>
      </w:r>
    </w:p>
    <w:p w14:paraId="30BBBF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D9C19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1930 ms</w:t>
      </w:r>
    </w:p>
    <w:p w14:paraId="588E18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84 ms</w:t>
      </w:r>
    </w:p>
    <w:p w14:paraId="5E599E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2F2559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D9E8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8400 ms</w:t>
      </w:r>
    </w:p>
    <w:p w14:paraId="30B11E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166 ms</w:t>
      </w:r>
    </w:p>
    <w:p w14:paraId="15E8F0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87 ms</w:t>
      </w:r>
    </w:p>
    <w:p w14:paraId="24567B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5 ms</w:t>
      </w:r>
    </w:p>
    <w:p w14:paraId="24CCE8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3EEC2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6095 ms</w:t>
      </w:r>
    </w:p>
    <w:p w14:paraId="599D98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0DE16C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119 ms</w:t>
      </w:r>
    </w:p>
    <w:p w14:paraId="1BFCD3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5 ms</w:t>
      </w:r>
    </w:p>
    <w:p w14:paraId="4D4D75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AA84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6244 ms</w:t>
      </w:r>
    </w:p>
    <w:p w14:paraId="3B9C20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6F99F2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71 ms</w:t>
      </w:r>
    </w:p>
    <w:p w14:paraId="0001AF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5 ms</w:t>
      </w:r>
    </w:p>
    <w:p w14:paraId="5BAA10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64850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6271 ms</w:t>
      </w:r>
    </w:p>
    <w:p w14:paraId="3F37B2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6C1D3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52 ms</w:t>
      </w:r>
    </w:p>
    <w:p w14:paraId="64D8E7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702E1B42"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3D8AC36"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5887 ms</w:t>
      </w:r>
    </w:p>
    <w:p w14:paraId="1A536990"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D0579E7"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1174 ms</w:t>
      </w:r>
    </w:p>
    <w:p w14:paraId="26225C6D"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36 ms</w:t>
      </w:r>
    </w:p>
    <w:p w14:paraId="0F407C58"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304 ms</w:t>
      </w:r>
    </w:p>
    <w:p w14:paraId="37EEFF08"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66BA9F2F"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368 ms</w:t>
      </w:r>
    </w:p>
    <w:p w14:paraId="2079C0A4"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79E02300"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300 ms</w:t>
      </w:r>
    </w:p>
    <w:p w14:paraId="26ABA585"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21F9B629"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262 ms</w:t>
      </w:r>
    </w:p>
    <w:p w14:paraId="03CE0A61"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270E9A8"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1184 ms</w:t>
      </w:r>
    </w:p>
    <w:p w14:paraId="10C09146"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39 ms</w:t>
      </w:r>
    </w:p>
    <w:p w14:paraId="4691E998"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1242 ms</w:t>
      </w:r>
    </w:p>
    <w:p w14:paraId="66BB4AC7"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3A3096F9"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1148 ms</w:t>
      </w:r>
    </w:p>
    <w:p w14:paraId="751CB0C3"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68B60EAA"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1131 ms</w:t>
      </w:r>
    </w:p>
    <w:p w14:paraId="2B5D8A44"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3E8E2B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43767</w:t>
      </w:r>
    </w:p>
    <w:p w14:paraId="6F35C354"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1051 ms</w:t>
      </w:r>
    </w:p>
    <w:p w14:paraId="7C936BFE"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3EA2E07E" w14:textId="77777777" w:rsidR="00816506" w:rsidRPr="003A2D1B" w:rsidRDefault="00816506" w:rsidP="00816506">
      <w:pPr>
        <w:pStyle w:val="Kop3"/>
        <w:rPr>
          <w:lang w:val="en-GB"/>
        </w:rPr>
      </w:pPr>
      <w:r w:rsidRPr="003A2D1B">
        <w:rPr>
          <w:lang w:val="en-GB"/>
        </w:rPr>
        <w:t>Testcase 5 grote documenten</w:t>
      </w:r>
    </w:p>
    <w:p w14:paraId="098B06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16:52:34.548</w:t>
      </w:r>
    </w:p>
    <w:p w14:paraId="3595CB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EA8FA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91 ms</w:t>
      </w:r>
    </w:p>
    <w:p w14:paraId="4397F5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7 ms</w:t>
      </w:r>
    </w:p>
    <w:p w14:paraId="37B9D3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EE1AF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2122 ms</w:t>
      </w:r>
    </w:p>
    <w:p w14:paraId="630A1F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105 ms</w:t>
      </w:r>
    </w:p>
    <w:p w14:paraId="167875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2643B9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3CFF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9334 ms</w:t>
      </w:r>
    </w:p>
    <w:p w14:paraId="320FFF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29 ms</w:t>
      </w:r>
    </w:p>
    <w:p w14:paraId="2AD2D3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77 ms</w:t>
      </w:r>
    </w:p>
    <w:p w14:paraId="7515EB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64FEF6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3174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8144 ms</w:t>
      </w:r>
    </w:p>
    <w:p w14:paraId="185FE1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159A0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59 ms</w:t>
      </w:r>
    </w:p>
    <w:p w14:paraId="568124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3371B7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CA597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8619 ms</w:t>
      </w:r>
    </w:p>
    <w:p w14:paraId="67A2B9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68C2BD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52 ms</w:t>
      </w:r>
    </w:p>
    <w:p w14:paraId="11F123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6ADA7C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EAA9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7723 ms</w:t>
      </w:r>
    </w:p>
    <w:p w14:paraId="7762B1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20340A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65 ms</w:t>
      </w:r>
    </w:p>
    <w:p w14:paraId="0780D3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744B833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FF5EA51"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7736 ms</w:t>
      </w:r>
    </w:p>
    <w:p w14:paraId="682AD959"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EE126D0"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284 ms</w:t>
      </w:r>
    </w:p>
    <w:p w14:paraId="2E9AE097"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17 ms</w:t>
      </w:r>
    </w:p>
    <w:p w14:paraId="06A6D155"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271 ms</w:t>
      </w:r>
    </w:p>
    <w:p w14:paraId="48B96080"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0AB7F84D"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265 ms</w:t>
      </w:r>
    </w:p>
    <w:p w14:paraId="4EBD67BB"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3414EE5"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257 ms</w:t>
      </w:r>
    </w:p>
    <w:p w14:paraId="0B7C787E"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1273052"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262 ms</w:t>
      </w:r>
    </w:p>
    <w:p w14:paraId="17759C9F"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60649A5"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2636 ms</w:t>
      </w:r>
    </w:p>
    <w:p w14:paraId="0A43F62B"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46 ms</w:t>
      </w:r>
    </w:p>
    <w:p w14:paraId="6C477E13"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2682 ms</w:t>
      </w:r>
    </w:p>
    <w:p w14:paraId="0DBC906C"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15FD39E8"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2879 ms</w:t>
      </w:r>
    </w:p>
    <w:p w14:paraId="2EA33560"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46437147"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2515 ms</w:t>
      </w:r>
    </w:p>
    <w:p w14:paraId="245D7C9F"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3182B2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59322</w:t>
      </w:r>
    </w:p>
    <w:p w14:paraId="7E0EA683"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3027 ms</w:t>
      </w:r>
    </w:p>
    <w:p w14:paraId="1316EADA"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713C5907" w14:textId="77777777" w:rsidR="00816506" w:rsidRPr="003A2D1B" w:rsidRDefault="00816506" w:rsidP="00816506">
      <w:pPr>
        <w:pStyle w:val="Kop3"/>
        <w:rPr>
          <w:lang w:val="en-GB"/>
        </w:rPr>
      </w:pPr>
      <w:r w:rsidRPr="003A2D1B">
        <w:rPr>
          <w:lang w:val="en-GB"/>
        </w:rPr>
        <w:t>Testcase 20 kleine documenten</w:t>
      </w:r>
    </w:p>
    <w:p w14:paraId="333045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16:54:13.502</w:t>
      </w:r>
    </w:p>
    <w:p w14:paraId="5DE13F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53D8A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166 ms</w:t>
      </w:r>
    </w:p>
    <w:p w14:paraId="44EE9F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11691B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85BA9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2322 ms</w:t>
      </w:r>
    </w:p>
    <w:p w14:paraId="3F7A49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134 ms</w:t>
      </w:r>
    </w:p>
    <w:p w14:paraId="515D21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7CD030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D4BE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7550 ms</w:t>
      </w:r>
    </w:p>
    <w:p w14:paraId="51A6E9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21 ms</w:t>
      </w:r>
    </w:p>
    <w:p w14:paraId="0B68ED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60 ms</w:t>
      </w:r>
    </w:p>
    <w:p w14:paraId="536F47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6 ms</w:t>
      </w:r>
    </w:p>
    <w:p w14:paraId="6F1F28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96080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6604 ms</w:t>
      </w:r>
    </w:p>
    <w:p w14:paraId="262E80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610650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70 ms</w:t>
      </w:r>
    </w:p>
    <w:p w14:paraId="4A53CF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0C4E48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23520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5872 ms</w:t>
      </w:r>
    </w:p>
    <w:p w14:paraId="3B26E3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DE9F8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81 ms</w:t>
      </w:r>
    </w:p>
    <w:p w14:paraId="73F5F5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3DD990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E7C7D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6048 ms</w:t>
      </w:r>
    </w:p>
    <w:p w14:paraId="68F282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3A8EED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59 ms</w:t>
      </w:r>
    </w:p>
    <w:p w14:paraId="184664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5F8E8D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E70A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6070 ms</w:t>
      </w:r>
    </w:p>
    <w:p w14:paraId="0C82D9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2E2DA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72 ms</w:t>
      </w:r>
    </w:p>
    <w:p w14:paraId="23E981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7 ms</w:t>
      </w:r>
    </w:p>
    <w:p w14:paraId="501C6A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3EB2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6382 ms</w:t>
      </w:r>
    </w:p>
    <w:p w14:paraId="193FBB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3CFB01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91 ms</w:t>
      </w:r>
    </w:p>
    <w:p w14:paraId="0471EE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4 ms</w:t>
      </w:r>
    </w:p>
    <w:p w14:paraId="21E566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93A0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6043 ms</w:t>
      </w:r>
    </w:p>
    <w:p w14:paraId="528A9F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2B10CD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92 ms</w:t>
      </w:r>
    </w:p>
    <w:p w14:paraId="3E9D78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3A1DA4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3309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6572 ms</w:t>
      </w:r>
    </w:p>
    <w:p w14:paraId="2700AD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6008EE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153 ms</w:t>
      </w:r>
    </w:p>
    <w:p w14:paraId="51B1C9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2C795A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87FA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6749 ms</w:t>
      </w:r>
    </w:p>
    <w:p w14:paraId="69AC80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9CE8B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76 ms</w:t>
      </w:r>
    </w:p>
    <w:p w14:paraId="23D455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4 ms</w:t>
      </w:r>
    </w:p>
    <w:p w14:paraId="23F298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CE2B9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6647 ms</w:t>
      </w:r>
    </w:p>
    <w:p w14:paraId="10F852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217DBE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57 ms</w:t>
      </w:r>
    </w:p>
    <w:p w14:paraId="70084E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09BE67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8776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6047 ms</w:t>
      </w:r>
    </w:p>
    <w:p w14:paraId="2FEBC5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3172F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92 ms</w:t>
      </w:r>
    </w:p>
    <w:p w14:paraId="2B8F1B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2C1781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D536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6002 ms</w:t>
      </w:r>
    </w:p>
    <w:p w14:paraId="3A8C9F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3FCE4B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101 ms</w:t>
      </w:r>
    </w:p>
    <w:p w14:paraId="682FB0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4 ms</w:t>
      </w:r>
    </w:p>
    <w:p w14:paraId="08A3F7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57DD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5755 ms</w:t>
      </w:r>
    </w:p>
    <w:p w14:paraId="66D292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375DEB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69 ms</w:t>
      </w:r>
    </w:p>
    <w:p w14:paraId="29317C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6A7A8A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2282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6395 ms</w:t>
      </w:r>
    </w:p>
    <w:p w14:paraId="18E492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3C7C3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60 ms</w:t>
      </w:r>
    </w:p>
    <w:p w14:paraId="71985D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4 ms</w:t>
      </w:r>
    </w:p>
    <w:p w14:paraId="7D5A59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398B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6864 ms</w:t>
      </w:r>
    </w:p>
    <w:p w14:paraId="509D3D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B54DB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70 ms</w:t>
      </w:r>
    </w:p>
    <w:p w14:paraId="417ACD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1F2537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D8F8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6771 ms</w:t>
      </w:r>
    </w:p>
    <w:p w14:paraId="2BC402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1 ms</w:t>
      </w:r>
    </w:p>
    <w:p w14:paraId="199B1B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98 ms</w:t>
      </w:r>
    </w:p>
    <w:p w14:paraId="6E7416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4 ms</w:t>
      </w:r>
    </w:p>
    <w:p w14:paraId="769C3D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2F7B3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7815 ms</w:t>
      </w:r>
    </w:p>
    <w:p w14:paraId="53AFF2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FFBCC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120 ms</w:t>
      </w:r>
    </w:p>
    <w:p w14:paraId="19D2C5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46013C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86D1F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6676 ms</w:t>
      </w:r>
    </w:p>
    <w:p w14:paraId="4D67C7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214D9B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67 ms</w:t>
      </w:r>
    </w:p>
    <w:p w14:paraId="396622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1E48A6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1A4C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7249 ms</w:t>
      </w:r>
    </w:p>
    <w:p w14:paraId="5FF7B4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3CC660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62 ms</w:t>
      </w:r>
    </w:p>
    <w:p w14:paraId="216976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4 ms</w:t>
      </w:r>
    </w:p>
    <w:p w14:paraId="65E13D96"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D047DEF"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6235 ms</w:t>
      </w:r>
    </w:p>
    <w:p w14:paraId="005FF685"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7C8104BC"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325 ms</w:t>
      </w:r>
    </w:p>
    <w:p w14:paraId="7C9F97E1"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31 ms</w:t>
      </w:r>
    </w:p>
    <w:p w14:paraId="11929D6F"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339 ms</w:t>
      </w:r>
    </w:p>
    <w:p w14:paraId="40AE6731"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DB9A1A8"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308 ms</w:t>
      </w:r>
    </w:p>
    <w:p w14:paraId="557BA89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03FF5465"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284 ms</w:t>
      </w:r>
    </w:p>
    <w:p w14:paraId="75554842"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63C1F433"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266 ms</w:t>
      </w:r>
    </w:p>
    <w:p w14:paraId="22C23BD8"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07E95DA"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1137 ms</w:t>
      </w:r>
    </w:p>
    <w:p w14:paraId="63479181"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20 ms</w:t>
      </w:r>
    </w:p>
    <w:p w14:paraId="4BA5DC60"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1095 ms</w:t>
      </w:r>
    </w:p>
    <w:p w14:paraId="350438E6"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7E07AA37"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1251 ms</w:t>
      </w:r>
    </w:p>
    <w:p w14:paraId="0719F7F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0A49AB0D"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1190 ms</w:t>
      </w:r>
    </w:p>
    <w:p w14:paraId="4733C4AC"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80CE8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141923</w:t>
      </w:r>
    </w:p>
    <w:p w14:paraId="123123AF"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1061 ms</w:t>
      </w:r>
    </w:p>
    <w:p w14:paraId="0232BC2E"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6F69EEC0" w14:textId="77777777" w:rsidR="00816506" w:rsidRPr="003A2D1B" w:rsidRDefault="00816506" w:rsidP="00816506">
      <w:pPr>
        <w:pStyle w:val="Kop3"/>
        <w:rPr>
          <w:lang w:val="en-GB"/>
        </w:rPr>
      </w:pPr>
      <w:r w:rsidRPr="003A2D1B">
        <w:rPr>
          <w:lang w:val="en-GB"/>
        </w:rPr>
        <w:t>Testcase 20 grote documenten</w:t>
      </w:r>
    </w:p>
    <w:p w14:paraId="4DF924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16:58:53.529</w:t>
      </w:r>
    </w:p>
    <w:p w14:paraId="6A0890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58ED5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72 ms</w:t>
      </w:r>
    </w:p>
    <w:p w14:paraId="339E85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36E7D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0D16C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2258 ms</w:t>
      </w:r>
    </w:p>
    <w:p w14:paraId="1D4F2F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65 ms</w:t>
      </w:r>
    </w:p>
    <w:p w14:paraId="01E8C7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5A3B3E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DB0C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12539 ms</w:t>
      </w:r>
    </w:p>
    <w:p w14:paraId="4774B4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25 ms</w:t>
      </w:r>
    </w:p>
    <w:p w14:paraId="634FB9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59 ms</w:t>
      </w:r>
    </w:p>
    <w:p w14:paraId="047C21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291B92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C146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7622 ms</w:t>
      </w:r>
    </w:p>
    <w:p w14:paraId="0EC86E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A41BC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06FA45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4A5700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6C3F0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7367 ms</w:t>
      </w:r>
    </w:p>
    <w:p w14:paraId="25F903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CFE52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60 ms</w:t>
      </w:r>
    </w:p>
    <w:p w14:paraId="23B068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41A5A2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48DB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7741 ms</w:t>
      </w:r>
    </w:p>
    <w:p w14:paraId="280925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01F5F8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55 ms</w:t>
      </w:r>
    </w:p>
    <w:p w14:paraId="543F54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1C8878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7B08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8346 ms</w:t>
      </w:r>
    </w:p>
    <w:p w14:paraId="1CFFD0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CE656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50 ms</w:t>
      </w:r>
    </w:p>
    <w:p w14:paraId="4B8A14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4 ms</w:t>
      </w:r>
    </w:p>
    <w:p w14:paraId="0B3115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FFF4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7609 ms</w:t>
      </w:r>
    </w:p>
    <w:p w14:paraId="1A51A9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9EF0F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56 ms</w:t>
      </w:r>
    </w:p>
    <w:p w14:paraId="732AF2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16 ms</w:t>
      </w:r>
    </w:p>
    <w:p w14:paraId="51AFEA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D70F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9319 ms</w:t>
      </w:r>
    </w:p>
    <w:p w14:paraId="2979A9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B5B95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69 ms</w:t>
      </w:r>
    </w:p>
    <w:p w14:paraId="43715F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20 ms</w:t>
      </w:r>
    </w:p>
    <w:p w14:paraId="6F77D3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2FB33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8907 ms</w:t>
      </w:r>
    </w:p>
    <w:p w14:paraId="59FAF0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0ADB12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49 ms</w:t>
      </w:r>
    </w:p>
    <w:p w14:paraId="11573F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5B1977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0F73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7286 ms</w:t>
      </w:r>
    </w:p>
    <w:p w14:paraId="1AC9BE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488EED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56 ms</w:t>
      </w:r>
    </w:p>
    <w:p w14:paraId="2E380D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37790D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0B0A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7275 ms</w:t>
      </w:r>
    </w:p>
    <w:p w14:paraId="54A6AC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9244B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42 ms</w:t>
      </w:r>
    </w:p>
    <w:p w14:paraId="206EEF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5AD9F2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2C92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7197 ms</w:t>
      </w:r>
    </w:p>
    <w:p w14:paraId="270F20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A50DC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63 ms</w:t>
      </w:r>
    </w:p>
    <w:p w14:paraId="5B1D33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0A552E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DEE6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7728 ms</w:t>
      </w:r>
    </w:p>
    <w:p w14:paraId="024C90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4E477F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45 ms</w:t>
      </w:r>
    </w:p>
    <w:p w14:paraId="2803C3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3361CF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A6763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7123 ms</w:t>
      </w:r>
    </w:p>
    <w:p w14:paraId="7B5B43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774A62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56 ms</w:t>
      </w:r>
    </w:p>
    <w:p w14:paraId="7BC4A0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4 ms</w:t>
      </w:r>
    </w:p>
    <w:p w14:paraId="41516D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BD4BF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7332 ms</w:t>
      </w:r>
    </w:p>
    <w:p w14:paraId="5BB1CE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4F5E3F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67 ms</w:t>
      </w:r>
    </w:p>
    <w:p w14:paraId="6DC3C7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12 ms</w:t>
      </w:r>
    </w:p>
    <w:p w14:paraId="0ACDA7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AC49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7219 ms</w:t>
      </w:r>
    </w:p>
    <w:p w14:paraId="027D69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204615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54 ms</w:t>
      </w:r>
    </w:p>
    <w:p w14:paraId="3BC3A2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4 ms</w:t>
      </w:r>
    </w:p>
    <w:p w14:paraId="5B4B64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6703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7405 ms</w:t>
      </w:r>
    </w:p>
    <w:p w14:paraId="6910A9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3F443E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70 ms</w:t>
      </w:r>
    </w:p>
    <w:p w14:paraId="38200B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405A7F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EA0C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7499 ms</w:t>
      </w:r>
    </w:p>
    <w:p w14:paraId="2FEB71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767FC5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49 ms</w:t>
      </w:r>
    </w:p>
    <w:p w14:paraId="1EC4F4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04F259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6F3B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7649 ms</w:t>
      </w:r>
    </w:p>
    <w:p w14:paraId="264F1A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3BE54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54 ms</w:t>
      </w:r>
    </w:p>
    <w:p w14:paraId="77CEF2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593EF5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F56BE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7583 ms</w:t>
      </w:r>
    </w:p>
    <w:p w14:paraId="1DE97B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213D43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53 ms</w:t>
      </w:r>
    </w:p>
    <w:p w14:paraId="46421C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5 ms</w:t>
      </w:r>
    </w:p>
    <w:p w14:paraId="714A0945"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0527D53"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7393 ms</w:t>
      </w:r>
    </w:p>
    <w:p w14:paraId="379EAA4D"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CF81AF2"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273 ms</w:t>
      </w:r>
    </w:p>
    <w:p w14:paraId="352EA0FD"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23 ms</w:t>
      </w:r>
    </w:p>
    <w:p w14:paraId="58E2D30A"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308 ms</w:t>
      </w:r>
    </w:p>
    <w:p w14:paraId="10C70B44"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F07E102"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291 ms</w:t>
      </w:r>
    </w:p>
    <w:p w14:paraId="2C4FD122"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0D16E32A"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263 ms</w:t>
      </w:r>
    </w:p>
    <w:p w14:paraId="4215859E"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4EB3E38D"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261 ms</w:t>
      </w:r>
    </w:p>
    <w:p w14:paraId="662D7A4D"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9B9D341"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2820 ms</w:t>
      </w:r>
    </w:p>
    <w:p w14:paraId="68EA6B68"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20 ms</w:t>
      </w:r>
    </w:p>
    <w:p w14:paraId="04276C4C"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2437 ms</w:t>
      </w:r>
    </w:p>
    <w:p w14:paraId="77724838"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7649776A"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2645 ms</w:t>
      </w:r>
    </w:p>
    <w:p w14:paraId="7B770D13"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213D7D94"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2712 ms</w:t>
      </w:r>
    </w:p>
    <w:p w14:paraId="4F074AFD"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1 ms</w:t>
      </w:r>
    </w:p>
    <w:p w14:paraId="65D4BC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176464</w:t>
      </w:r>
    </w:p>
    <w:p w14:paraId="2D5FC076"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2689 ms</w:t>
      </w:r>
    </w:p>
    <w:p w14:paraId="4D6740D7"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0D2F4702" w14:textId="77777777" w:rsidR="00816506" w:rsidRPr="003A2D1B" w:rsidRDefault="00816506" w:rsidP="00816506">
      <w:pPr>
        <w:pStyle w:val="Kop2"/>
      </w:pPr>
      <w:r w:rsidRPr="003A2D1B">
        <w:t>B - Testomgeving – met cmis-corsa – met huidige versie open zaakbrug</w:t>
      </w:r>
    </w:p>
    <w:p w14:paraId="69C3D577" w14:textId="77777777" w:rsidR="00816506" w:rsidRPr="003A2D1B" w:rsidRDefault="00816506" w:rsidP="00816506">
      <w:r w:rsidRPr="003A2D1B">
        <w:t xml:space="preserve">Open Zaakbrug Endpoint: </w:t>
      </w:r>
      <w:hyperlink r:id="rId46" w:history="1">
        <w:r w:rsidRPr="003A2D1B">
          <w:rPr>
            <w:rStyle w:val="Hyperlink"/>
          </w:rPr>
          <w:t>http://openzksbrugt001.iszf.local/</w:t>
        </w:r>
      </w:hyperlink>
    </w:p>
    <w:p w14:paraId="18E129D9" w14:textId="77777777" w:rsidR="00816506" w:rsidRPr="003A2D1B" w:rsidRDefault="00816506" w:rsidP="00816506">
      <w:pPr>
        <w:pStyle w:val="Kop3"/>
        <w:rPr>
          <w:lang w:val="en-GB"/>
        </w:rPr>
      </w:pPr>
      <w:r w:rsidRPr="003A2D1B">
        <w:rPr>
          <w:lang w:val="en-GB"/>
        </w:rPr>
        <w:t>Testcase 5 kleine documenten</w:t>
      </w:r>
    </w:p>
    <w:p w14:paraId="110F27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17:03:12.049</w:t>
      </w:r>
    </w:p>
    <w:p w14:paraId="0D73BF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C8261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81 ms</w:t>
      </w:r>
    </w:p>
    <w:p w14:paraId="20EB12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752AF5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C186F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1327 ms</w:t>
      </w:r>
    </w:p>
    <w:p w14:paraId="206C6A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43 ms</w:t>
      </w:r>
    </w:p>
    <w:p w14:paraId="7A3EBA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53750A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2FE2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13906 ms</w:t>
      </w:r>
    </w:p>
    <w:p w14:paraId="641558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21EA90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51 ms</w:t>
      </w:r>
    </w:p>
    <w:p w14:paraId="3EBCB7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68CB34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A9EA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14412 ms</w:t>
      </w:r>
    </w:p>
    <w:p w14:paraId="4F94BA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17C400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42 ms</w:t>
      </w:r>
    </w:p>
    <w:p w14:paraId="5563FC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77D03A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611C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7048 ms</w:t>
      </w:r>
    </w:p>
    <w:p w14:paraId="4A9E08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BCA66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61 ms</w:t>
      </w:r>
    </w:p>
    <w:p w14:paraId="0EC4C8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2E3CBB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F0F5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6904 ms</w:t>
      </w:r>
    </w:p>
    <w:p w14:paraId="391012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38B1E7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52 ms</w:t>
      </w:r>
    </w:p>
    <w:p w14:paraId="1BFAEF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04B6E71F"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7CD4C34"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7168 ms</w:t>
      </w:r>
    </w:p>
    <w:p w14:paraId="19F14CB9"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591902FD"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226 ms</w:t>
      </w:r>
    </w:p>
    <w:p w14:paraId="2F947D13"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6E8F2195"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220 ms</w:t>
      </w:r>
    </w:p>
    <w:p w14:paraId="04084F9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4DE2DE86"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299 ms</w:t>
      </w:r>
    </w:p>
    <w:p w14:paraId="137FA621"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23150599"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217 ms</w:t>
      </w:r>
    </w:p>
    <w:p w14:paraId="78848E9A"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05FA9DA"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202 ms</w:t>
      </w:r>
    </w:p>
    <w:p w14:paraId="4103C612"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48D26B04"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1363 ms</w:t>
      </w:r>
    </w:p>
    <w:p w14:paraId="4B60676C"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4C6C7473"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1326 ms</w:t>
      </w:r>
    </w:p>
    <w:p w14:paraId="77BC2DED"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093AC840"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1325 ms</w:t>
      </w:r>
    </w:p>
    <w:p w14:paraId="2F20E923"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1C9CABCC"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1320 ms</w:t>
      </w:r>
    </w:p>
    <w:p w14:paraId="417780E9"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20992F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58986</w:t>
      </w:r>
    </w:p>
    <w:p w14:paraId="2FB79F52"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1376 ms</w:t>
      </w:r>
    </w:p>
    <w:p w14:paraId="3267CF2D"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5383C8A3" w14:textId="77777777" w:rsidR="00816506" w:rsidRPr="003A2D1B" w:rsidRDefault="00816506" w:rsidP="00816506">
      <w:pPr>
        <w:pStyle w:val="Kop3"/>
        <w:rPr>
          <w:lang w:val="en-GB"/>
        </w:rPr>
      </w:pPr>
      <w:r w:rsidRPr="003A2D1B">
        <w:rPr>
          <w:lang w:val="en-GB"/>
        </w:rPr>
        <w:t>Testcase 5 grote documenten</w:t>
      </w:r>
    </w:p>
    <w:p w14:paraId="01B506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17:05:32.836</w:t>
      </w:r>
    </w:p>
    <w:p w14:paraId="18C775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6EB0C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70 ms</w:t>
      </w:r>
    </w:p>
    <w:p w14:paraId="7250FD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813E5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E6857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1313 ms</w:t>
      </w:r>
    </w:p>
    <w:p w14:paraId="23E5BF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46 ms</w:t>
      </w:r>
    </w:p>
    <w:p w14:paraId="3FE038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17EA6F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C1A6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11260 ms</w:t>
      </w:r>
    </w:p>
    <w:p w14:paraId="7B0E16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668D8A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61 ms</w:t>
      </w:r>
    </w:p>
    <w:p w14:paraId="5F1168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39DE2F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D6C8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9639 ms</w:t>
      </w:r>
    </w:p>
    <w:p w14:paraId="19C55E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3D6CF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55 ms</w:t>
      </w:r>
    </w:p>
    <w:p w14:paraId="22DDD7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33A277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DB46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12149 ms</w:t>
      </w:r>
    </w:p>
    <w:p w14:paraId="493116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7B337D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66 ms</w:t>
      </w:r>
    </w:p>
    <w:p w14:paraId="016BD6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210991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1839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9693 ms</w:t>
      </w:r>
    </w:p>
    <w:p w14:paraId="476E31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6980CE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42 ms</w:t>
      </w:r>
    </w:p>
    <w:p w14:paraId="0D7FEC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7FAA8E89"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D2B2996"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9918 ms</w:t>
      </w:r>
    </w:p>
    <w:p w14:paraId="0BE7373D"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03EC72C"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220 ms</w:t>
      </w:r>
    </w:p>
    <w:p w14:paraId="436BBCAC"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1731FC96"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237 ms</w:t>
      </w:r>
    </w:p>
    <w:p w14:paraId="73B3C1C2"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21D2351"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218 ms</w:t>
      </w:r>
    </w:p>
    <w:p w14:paraId="42E0AD5F"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4067F246"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221 ms</w:t>
      </w:r>
    </w:p>
    <w:p w14:paraId="6EC63C52"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6050E46"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209 ms</w:t>
      </w:r>
    </w:p>
    <w:p w14:paraId="4B017044"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13CBC9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3197 ms</w:t>
      </w:r>
    </w:p>
    <w:p w14:paraId="621AD4AD"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A5DCE0F"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3220 ms</w:t>
      </w:r>
    </w:p>
    <w:p w14:paraId="3BB6EDCA"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73CD3E23"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3289 ms</w:t>
      </w:r>
    </w:p>
    <w:p w14:paraId="23D5CA2A"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5BB97410"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3431 ms</w:t>
      </w:r>
    </w:p>
    <w:p w14:paraId="74A67C9A"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320704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72187</w:t>
      </w:r>
    </w:p>
    <w:p w14:paraId="523BD3A9"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3619 ms</w:t>
      </w:r>
    </w:p>
    <w:p w14:paraId="5C33D941"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C226ACE" w14:textId="77777777" w:rsidR="00816506" w:rsidRPr="003A2D1B" w:rsidRDefault="00816506" w:rsidP="00816506">
      <w:pPr>
        <w:pStyle w:val="Kop3"/>
        <w:rPr>
          <w:lang w:val="en-GB"/>
        </w:rPr>
      </w:pPr>
      <w:r w:rsidRPr="003A2D1B">
        <w:rPr>
          <w:lang w:val="en-GB"/>
        </w:rPr>
        <w:t>Testcase 20 kleine documenten</w:t>
      </w:r>
    </w:p>
    <w:p w14:paraId="5F6832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17:07:28.723</w:t>
      </w:r>
    </w:p>
    <w:p w14:paraId="3B6C3E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2A115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63 ms</w:t>
      </w:r>
    </w:p>
    <w:p w14:paraId="38BF0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12EDCC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7C95C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1084 ms</w:t>
      </w:r>
    </w:p>
    <w:p w14:paraId="12E202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45 ms</w:t>
      </w:r>
    </w:p>
    <w:p w14:paraId="038B19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0A6A96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2A3C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8323 ms</w:t>
      </w:r>
    </w:p>
    <w:p w14:paraId="0D575F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6BE998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46 ms</w:t>
      </w:r>
    </w:p>
    <w:p w14:paraId="7B88AD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457C25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C90C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7121 ms</w:t>
      </w:r>
    </w:p>
    <w:p w14:paraId="2A01FA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28E0AF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75 ms</w:t>
      </w:r>
    </w:p>
    <w:p w14:paraId="4EB162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06293A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BBF8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7258 ms</w:t>
      </w:r>
    </w:p>
    <w:p w14:paraId="242ACD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190EF4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83 ms</w:t>
      </w:r>
    </w:p>
    <w:p w14:paraId="6DD2E7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4EFD1B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F10D9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6844 ms</w:t>
      </w:r>
    </w:p>
    <w:p w14:paraId="247959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E7586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69 ms</w:t>
      </w:r>
    </w:p>
    <w:p w14:paraId="5DA65B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520C5A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E964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7172 ms</w:t>
      </w:r>
    </w:p>
    <w:p w14:paraId="1ABA85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00A2D5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124 ms</w:t>
      </w:r>
    </w:p>
    <w:p w14:paraId="01D646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146C9F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62E46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7375 ms</w:t>
      </w:r>
    </w:p>
    <w:p w14:paraId="584AB2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4BA29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47 ms</w:t>
      </w:r>
    </w:p>
    <w:p w14:paraId="34DB6A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3 ms</w:t>
      </w:r>
    </w:p>
    <w:p w14:paraId="60A354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DB89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6935 ms</w:t>
      </w:r>
    </w:p>
    <w:p w14:paraId="253BAD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7D75EA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73 ms</w:t>
      </w:r>
    </w:p>
    <w:p w14:paraId="2FAA63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36C8D1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1E75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6794 ms</w:t>
      </w:r>
    </w:p>
    <w:p w14:paraId="1894B7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1C4BB5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56 ms</w:t>
      </w:r>
    </w:p>
    <w:p w14:paraId="1F861C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7705BB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1F754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6861 ms</w:t>
      </w:r>
    </w:p>
    <w:p w14:paraId="787935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CFB3E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80 ms</w:t>
      </w:r>
    </w:p>
    <w:p w14:paraId="2DA5CE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4CFCCB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91F51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6933 ms</w:t>
      </w:r>
    </w:p>
    <w:p w14:paraId="618063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566B6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69 ms</w:t>
      </w:r>
    </w:p>
    <w:p w14:paraId="2082DF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4 ms</w:t>
      </w:r>
    </w:p>
    <w:p w14:paraId="57B7E0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2554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7000 ms</w:t>
      </w:r>
    </w:p>
    <w:p w14:paraId="672D3A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4D2069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87 ms</w:t>
      </w:r>
    </w:p>
    <w:p w14:paraId="6F8926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6 ms</w:t>
      </w:r>
    </w:p>
    <w:p w14:paraId="7B9B0F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6B92E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6970 ms</w:t>
      </w:r>
    </w:p>
    <w:p w14:paraId="094212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46C101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58 ms</w:t>
      </w:r>
    </w:p>
    <w:p w14:paraId="756AFB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5 ms</w:t>
      </w:r>
    </w:p>
    <w:p w14:paraId="2438B4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6DF3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7267 ms</w:t>
      </w:r>
    </w:p>
    <w:p w14:paraId="4B1F15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028C79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81 ms</w:t>
      </w:r>
    </w:p>
    <w:p w14:paraId="62186B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5DE7C0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E28A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7109 ms</w:t>
      </w:r>
    </w:p>
    <w:p w14:paraId="73E99C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427FE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70 ms</w:t>
      </w:r>
    </w:p>
    <w:p w14:paraId="6D52CC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1C69E1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EB14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6852 ms</w:t>
      </w:r>
    </w:p>
    <w:p w14:paraId="699074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65C741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49 ms</w:t>
      </w:r>
    </w:p>
    <w:p w14:paraId="2817EF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395B83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6C164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6885 ms</w:t>
      </w:r>
    </w:p>
    <w:p w14:paraId="444886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2D6ED9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71 ms</w:t>
      </w:r>
    </w:p>
    <w:p w14:paraId="10A90A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40072C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3969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6930 ms</w:t>
      </w:r>
    </w:p>
    <w:p w14:paraId="2B8B23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3DD80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85 ms</w:t>
      </w:r>
    </w:p>
    <w:p w14:paraId="3393AA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4 ms</w:t>
      </w:r>
    </w:p>
    <w:p w14:paraId="43108F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4BC5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7011 ms</w:t>
      </w:r>
    </w:p>
    <w:p w14:paraId="0EF6D7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2EC073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47 ms</w:t>
      </w:r>
    </w:p>
    <w:p w14:paraId="2810C5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2683BB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6AACC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7252 ms</w:t>
      </w:r>
    </w:p>
    <w:p w14:paraId="016752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3C890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77 ms</w:t>
      </w:r>
    </w:p>
    <w:p w14:paraId="70536D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7 ms</w:t>
      </w:r>
    </w:p>
    <w:p w14:paraId="4B9F82EF"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16EDF45"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7765 ms</w:t>
      </w:r>
    </w:p>
    <w:p w14:paraId="557828BD"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7DBFD038"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324 ms</w:t>
      </w:r>
    </w:p>
    <w:p w14:paraId="42A3F452"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26E0D0EC"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312 ms</w:t>
      </w:r>
    </w:p>
    <w:p w14:paraId="19BBAD20"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4FED71BA"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244 ms</w:t>
      </w:r>
    </w:p>
    <w:p w14:paraId="6330C2E3"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60B161E5"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234 ms</w:t>
      </w:r>
    </w:p>
    <w:p w14:paraId="10056975"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3AAB6A1F"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209 ms</w:t>
      </w:r>
    </w:p>
    <w:p w14:paraId="5D12FF14"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CD0779C"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1417 ms</w:t>
      </w:r>
    </w:p>
    <w:p w14:paraId="2489713E"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47CA1BA2"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1363 ms</w:t>
      </w:r>
    </w:p>
    <w:p w14:paraId="2F92F3F6"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3A6039A"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1376 ms</w:t>
      </w:r>
    </w:p>
    <w:p w14:paraId="02E4FF9E"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262F0D9E"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1361 ms</w:t>
      </w:r>
    </w:p>
    <w:p w14:paraId="762A293C"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4A7CD4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153697</w:t>
      </w:r>
    </w:p>
    <w:p w14:paraId="31F281C8"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1591 ms</w:t>
      </w:r>
    </w:p>
    <w:p w14:paraId="3F69B2B8"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54FA073F" w14:textId="77777777" w:rsidR="00816506" w:rsidRPr="003A2D1B" w:rsidRDefault="00816506" w:rsidP="00816506">
      <w:pPr>
        <w:pStyle w:val="Kop3"/>
        <w:rPr>
          <w:lang w:val="en-GB"/>
        </w:rPr>
      </w:pPr>
      <w:r w:rsidRPr="003A2D1B">
        <w:rPr>
          <w:lang w:val="en-GB"/>
        </w:rPr>
        <w:t>Testcase 20 grote documenten</w:t>
      </w:r>
    </w:p>
    <w:p w14:paraId="16F4E3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17:10:51.632</w:t>
      </w:r>
    </w:p>
    <w:p w14:paraId="4BD759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F9CDB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56 ms</w:t>
      </w:r>
    </w:p>
    <w:p w14:paraId="5F93EE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4933A2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CE5CF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1131 ms</w:t>
      </w:r>
    </w:p>
    <w:p w14:paraId="7756E4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47 ms</w:t>
      </w:r>
    </w:p>
    <w:p w14:paraId="5B8CC6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4299C6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057F6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11781 ms</w:t>
      </w:r>
    </w:p>
    <w:p w14:paraId="698DA2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79937E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55 ms</w:t>
      </w:r>
    </w:p>
    <w:p w14:paraId="2A64F8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7 ms</w:t>
      </w:r>
    </w:p>
    <w:p w14:paraId="7E8C10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E6DE7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10785 ms</w:t>
      </w:r>
    </w:p>
    <w:p w14:paraId="395562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BC0D5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50 ms</w:t>
      </w:r>
    </w:p>
    <w:p w14:paraId="4FC75F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2EA6B8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D0925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9381 ms</w:t>
      </w:r>
    </w:p>
    <w:p w14:paraId="72FC74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A0F42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43 ms</w:t>
      </w:r>
    </w:p>
    <w:p w14:paraId="167037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6A100E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05CB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9285 ms</w:t>
      </w:r>
    </w:p>
    <w:p w14:paraId="4A5AFD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1FCB5B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40 ms</w:t>
      </w:r>
    </w:p>
    <w:p w14:paraId="578E0C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7F8972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F702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9635 ms</w:t>
      </w:r>
    </w:p>
    <w:p w14:paraId="5D14D4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033780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40 ms</w:t>
      </w:r>
    </w:p>
    <w:p w14:paraId="034A64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4 ms</w:t>
      </w:r>
    </w:p>
    <w:p w14:paraId="580906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56D5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9796 ms</w:t>
      </w:r>
    </w:p>
    <w:p w14:paraId="3749DC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278EBA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47 ms</w:t>
      </w:r>
    </w:p>
    <w:p w14:paraId="298B0D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5693A2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DA79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9721 ms</w:t>
      </w:r>
    </w:p>
    <w:p w14:paraId="70699A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E5C31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82 ms</w:t>
      </w:r>
    </w:p>
    <w:p w14:paraId="51DE20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14 ms</w:t>
      </w:r>
    </w:p>
    <w:p w14:paraId="519E95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CAB4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9741 ms</w:t>
      </w:r>
    </w:p>
    <w:p w14:paraId="3A76AD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5FD27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43 ms</w:t>
      </w:r>
    </w:p>
    <w:p w14:paraId="0BD80E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7AA5CB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71CD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9366 ms</w:t>
      </w:r>
    </w:p>
    <w:p w14:paraId="39D838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3707A5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42 ms</w:t>
      </w:r>
    </w:p>
    <w:p w14:paraId="3B68E7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427F47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7F805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9849 ms</w:t>
      </w:r>
    </w:p>
    <w:p w14:paraId="70ED54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5BD4F7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49 ms</w:t>
      </w:r>
    </w:p>
    <w:p w14:paraId="14359C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67C18B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0BE6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11014 ms</w:t>
      </w:r>
    </w:p>
    <w:p w14:paraId="6E841D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5D7F5A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47 ms</w:t>
      </w:r>
    </w:p>
    <w:p w14:paraId="79BB5B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23C3B7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6672A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10850 ms</w:t>
      </w:r>
    </w:p>
    <w:p w14:paraId="5EC8A4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2676B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47 ms</w:t>
      </w:r>
    </w:p>
    <w:p w14:paraId="648466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15 ms</w:t>
      </w:r>
    </w:p>
    <w:p w14:paraId="464A69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B715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10953 ms</w:t>
      </w:r>
    </w:p>
    <w:p w14:paraId="1DB912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01119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144 ms</w:t>
      </w:r>
    </w:p>
    <w:p w14:paraId="0AFFD3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15 ms</w:t>
      </w:r>
    </w:p>
    <w:p w14:paraId="136F19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2D67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11028 ms</w:t>
      </w:r>
    </w:p>
    <w:p w14:paraId="70DAC6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3F11D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44 ms</w:t>
      </w:r>
    </w:p>
    <w:p w14:paraId="23FD66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4B4821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3A28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10323 ms</w:t>
      </w:r>
    </w:p>
    <w:p w14:paraId="3732AF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2E8361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63 ms</w:t>
      </w:r>
    </w:p>
    <w:p w14:paraId="014B8D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4A8413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DFA0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10201 ms</w:t>
      </w:r>
    </w:p>
    <w:p w14:paraId="692011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E57BC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53 ms</w:t>
      </w:r>
    </w:p>
    <w:p w14:paraId="56EBB6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2BC0EE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8F30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9876 ms</w:t>
      </w:r>
    </w:p>
    <w:p w14:paraId="475265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F1569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50 ms</w:t>
      </w:r>
    </w:p>
    <w:p w14:paraId="337AB1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04F83D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6545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9552 ms</w:t>
      </w:r>
    </w:p>
    <w:p w14:paraId="42157D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D812E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80 ms</w:t>
      </w:r>
    </w:p>
    <w:p w14:paraId="6FDEFA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7 ms</w:t>
      </w:r>
    </w:p>
    <w:p w14:paraId="583C87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5149D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10115 ms</w:t>
      </w:r>
    </w:p>
    <w:p w14:paraId="22DE1F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3E707F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115 ms</w:t>
      </w:r>
    </w:p>
    <w:p w14:paraId="7CE05E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469A32F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4A1A1F8"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9431 ms</w:t>
      </w:r>
    </w:p>
    <w:p w14:paraId="67CF6D13"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B9864C5"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247 ms</w:t>
      </w:r>
    </w:p>
    <w:p w14:paraId="405E9E8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08F3728A"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255 ms</w:t>
      </w:r>
    </w:p>
    <w:p w14:paraId="7E7DCA08"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ABC940F"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246 ms</w:t>
      </w:r>
    </w:p>
    <w:p w14:paraId="6F88E6BA"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72086142"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249 ms</w:t>
      </w:r>
    </w:p>
    <w:p w14:paraId="46880C33"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6C48D7AB"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218 ms</w:t>
      </w:r>
    </w:p>
    <w:p w14:paraId="41869E7A"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647A82C3"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3181 ms</w:t>
      </w:r>
    </w:p>
    <w:p w14:paraId="4AF767E1"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1058F1F1"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3211 ms</w:t>
      </w:r>
    </w:p>
    <w:p w14:paraId="3F465DCD"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0989649B"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3281 ms</w:t>
      </w:r>
    </w:p>
    <w:p w14:paraId="76E54DB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55E29921"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3055 ms</w:t>
      </w:r>
    </w:p>
    <w:p w14:paraId="71195D61"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75203C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222737</w:t>
      </w:r>
    </w:p>
    <w:p w14:paraId="70C3105B"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3647 ms</w:t>
      </w:r>
    </w:p>
    <w:p w14:paraId="0657567E"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5F9DD4BF" w14:textId="77777777" w:rsidR="00816506" w:rsidRPr="003A2D1B" w:rsidRDefault="00816506" w:rsidP="00816506">
      <w:pPr>
        <w:pStyle w:val="Kop2"/>
      </w:pPr>
      <w:r w:rsidRPr="003A2D1B">
        <w:t>C - Acceptatie omgeving – met drc-openzaak– met huidige versie open zaakbrug</w:t>
      </w:r>
    </w:p>
    <w:p w14:paraId="44F78D56" w14:textId="77777777" w:rsidR="00816506" w:rsidRPr="003A2D1B" w:rsidRDefault="00816506" w:rsidP="00816506">
      <w:r w:rsidRPr="003A2D1B">
        <w:t xml:space="preserve">Open Zaakbrug Endpoint: </w:t>
      </w:r>
      <w:hyperlink r:id="rId47" w:history="1">
        <w:r w:rsidRPr="003A2D1B">
          <w:rPr>
            <w:rStyle w:val="Hyperlink"/>
          </w:rPr>
          <w:t>http://openzksbruga001.iszf.local/</w:t>
        </w:r>
      </w:hyperlink>
    </w:p>
    <w:p w14:paraId="67F5EFEF" w14:textId="77777777" w:rsidR="00816506" w:rsidRPr="003A2D1B" w:rsidRDefault="00816506" w:rsidP="00816506">
      <w:pPr>
        <w:pStyle w:val="Kop3"/>
        <w:rPr>
          <w:lang w:val="en-GB"/>
        </w:rPr>
      </w:pPr>
      <w:r w:rsidRPr="003A2D1B">
        <w:rPr>
          <w:lang w:val="en-GB"/>
        </w:rPr>
        <w:t>Testcase 5 kleine documenten</w:t>
      </w:r>
    </w:p>
    <w:p w14:paraId="61029F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17:23:24.300</w:t>
      </w:r>
    </w:p>
    <w:p w14:paraId="3CBD59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718C1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128 ms</w:t>
      </w:r>
    </w:p>
    <w:p w14:paraId="1BBFAC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34CC4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30C93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2145 ms</w:t>
      </w:r>
    </w:p>
    <w:p w14:paraId="248874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52 ms</w:t>
      </w:r>
    </w:p>
    <w:p w14:paraId="21E7A4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4E9375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20A5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700 ms</w:t>
      </w:r>
    </w:p>
    <w:p w14:paraId="218B17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700C64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69 ms</w:t>
      </w:r>
    </w:p>
    <w:p w14:paraId="268830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51C654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0ABC0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613 ms</w:t>
      </w:r>
    </w:p>
    <w:p w14:paraId="180C67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EFB9A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58 ms</w:t>
      </w:r>
    </w:p>
    <w:p w14:paraId="0570A0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4CC61E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8EFB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614 ms</w:t>
      </w:r>
    </w:p>
    <w:p w14:paraId="735686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97A7F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56 ms</w:t>
      </w:r>
    </w:p>
    <w:p w14:paraId="4B8308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7CF42D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78FF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724 ms</w:t>
      </w:r>
    </w:p>
    <w:p w14:paraId="42F209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A6D69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51 ms</w:t>
      </w:r>
    </w:p>
    <w:p w14:paraId="327E40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30858A2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E1162DE"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573 ms</w:t>
      </w:r>
    </w:p>
    <w:p w14:paraId="4C0AA5AE"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F82E58B"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446 ms</w:t>
      </w:r>
    </w:p>
    <w:p w14:paraId="6BACDD76"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61B8DB25"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431 ms</w:t>
      </w:r>
    </w:p>
    <w:p w14:paraId="0BBC0E36"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4879D315"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423 ms</w:t>
      </w:r>
    </w:p>
    <w:p w14:paraId="04A39F94"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142DA72B"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433 ms</w:t>
      </w:r>
    </w:p>
    <w:p w14:paraId="3672CB27"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6CE86949"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457 ms</w:t>
      </w:r>
    </w:p>
    <w:p w14:paraId="2B1C18B8"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FED26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8245</w:t>
      </w:r>
    </w:p>
    <w:p w14:paraId="77F59B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253 ms</w:t>
      </w:r>
    </w:p>
    <w:p w14:paraId="246022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17133084" w14:textId="77777777" w:rsidR="00816506" w:rsidRPr="003A2D1B" w:rsidRDefault="00816506" w:rsidP="00816506">
      <w:pPr>
        <w:pStyle w:val="Kop3"/>
        <w:rPr>
          <w:lang w:val="en-GB"/>
        </w:rPr>
      </w:pPr>
      <w:r w:rsidRPr="003A2D1B">
        <w:rPr>
          <w:lang w:val="en-GB"/>
        </w:rPr>
        <w:t>Testcase 5 grote documenten</w:t>
      </w:r>
    </w:p>
    <w:p w14:paraId="5638EC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17:24:10.008</w:t>
      </w:r>
    </w:p>
    <w:p w14:paraId="60D7CA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187D0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64 ms</w:t>
      </w:r>
    </w:p>
    <w:p w14:paraId="625A77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43B264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DB49D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1395 ms</w:t>
      </w:r>
    </w:p>
    <w:p w14:paraId="0508A8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54 ms</w:t>
      </w:r>
    </w:p>
    <w:p w14:paraId="382D91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472B1B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BCD94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1746 ms</w:t>
      </w:r>
    </w:p>
    <w:p w14:paraId="78C77C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17EEA8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75 ms</w:t>
      </w:r>
    </w:p>
    <w:p w14:paraId="39B031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15 ms</w:t>
      </w:r>
    </w:p>
    <w:p w14:paraId="3775BC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D35C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1985 ms</w:t>
      </w:r>
    </w:p>
    <w:p w14:paraId="59A035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22BAE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43 ms</w:t>
      </w:r>
    </w:p>
    <w:p w14:paraId="10CB0D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58C36B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BFA36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1714 ms</w:t>
      </w:r>
    </w:p>
    <w:p w14:paraId="290FB8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B25EE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51 ms</w:t>
      </w:r>
    </w:p>
    <w:p w14:paraId="594702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1430C1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6C0C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1669 ms</w:t>
      </w:r>
    </w:p>
    <w:p w14:paraId="2525D4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3766FA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51 ms</w:t>
      </w:r>
    </w:p>
    <w:p w14:paraId="04A47E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3597CBB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B6E821F"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1704 ms</w:t>
      </w:r>
    </w:p>
    <w:p w14:paraId="7982AEE8"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257CFDB5"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433 ms</w:t>
      </w:r>
    </w:p>
    <w:p w14:paraId="471DD34F"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5E404D46"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421 ms</w:t>
      </w:r>
    </w:p>
    <w:p w14:paraId="63E14C85"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5417F34"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422 ms</w:t>
      </w:r>
    </w:p>
    <w:p w14:paraId="4CB9D584"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10410AD0"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447 ms</w:t>
      </w:r>
    </w:p>
    <w:p w14:paraId="2A488995"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3BD2DF90"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411 ms</w:t>
      </w:r>
    </w:p>
    <w:p w14:paraId="23D76743"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9A147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12927</w:t>
      </w:r>
    </w:p>
    <w:p w14:paraId="5B5095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215 ms</w:t>
      </w:r>
    </w:p>
    <w:p w14:paraId="3D948E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072F53D6" w14:textId="77777777" w:rsidR="00816506" w:rsidRPr="003A2D1B" w:rsidRDefault="00816506" w:rsidP="00816506">
      <w:pPr>
        <w:pStyle w:val="Kop3"/>
        <w:rPr>
          <w:lang w:val="en-GB"/>
        </w:rPr>
      </w:pPr>
      <w:r w:rsidRPr="003A2D1B">
        <w:rPr>
          <w:lang w:val="en-GB"/>
        </w:rPr>
        <w:t>Testcase 20 kleine documenten</w:t>
      </w:r>
    </w:p>
    <w:p w14:paraId="3DAFDA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17:24:59.136</w:t>
      </w:r>
    </w:p>
    <w:p w14:paraId="1E5CB0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4F254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65 ms</w:t>
      </w:r>
    </w:p>
    <w:p w14:paraId="3FAA58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05174D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A16D4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1559 ms</w:t>
      </w:r>
    </w:p>
    <w:p w14:paraId="08D0B5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46 ms</w:t>
      </w:r>
    </w:p>
    <w:p w14:paraId="49C0BF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0274D5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7319F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575 ms</w:t>
      </w:r>
    </w:p>
    <w:p w14:paraId="25BAEF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0F7D2E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50 ms</w:t>
      </w:r>
    </w:p>
    <w:p w14:paraId="506456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344F5D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3C4D0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540 ms</w:t>
      </w:r>
    </w:p>
    <w:p w14:paraId="106E56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74047B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53 ms</w:t>
      </w:r>
    </w:p>
    <w:p w14:paraId="6B13B0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D616A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D4B08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741 ms</w:t>
      </w:r>
    </w:p>
    <w:p w14:paraId="52A226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31AA90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54 ms</w:t>
      </w:r>
    </w:p>
    <w:p w14:paraId="7769EC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359884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11A0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722 ms</w:t>
      </w:r>
    </w:p>
    <w:p w14:paraId="3A4D2F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3E239B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51 ms</w:t>
      </w:r>
    </w:p>
    <w:p w14:paraId="771D46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39223D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9583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549 ms</w:t>
      </w:r>
    </w:p>
    <w:p w14:paraId="0FD9A3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2B64BF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64 ms</w:t>
      </w:r>
    </w:p>
    <w:p w14:paraId="531FEC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0ACC44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6F75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524 ms</w:t>
      </w:r>
    </w:p>
    <w:p w14:paraId="23FD53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88888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85 ms</w:t>
      </w:r>
    </w:p>
    <w:p w14:paraId="38F510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2C753B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6E19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593 ms</w:t>
      </w:r>
    </w:p>
    <w:p w14:paraId="22E779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253ED3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62 ms</w:t>
      </w:r>
    </w:p>
    <w:p w14:paraId="76323B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003226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F0949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600 ms</w:t>
      </w:r>
    </w:p>
    <w:p w14:paraId="425EE1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D1027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55 ms</w:t>
      </w:r>
    </w:p>
    <w:p w14:paraId="7FD6F0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73E0D1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CA2E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586 ms</w:t>
      </w:r>
    </w:p>
    <w:p w14:paraId="7177C7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B3779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74 ms</w:t>
      </w:r>
    </w:p>
    <w:p w14:paraId="3A3C1E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2F59C5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2010F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567 ms</w:t>
      </w:r>
    </w:p>
    <w:p w14:paraId="1DA98A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0C221C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41 ms</w:t>
      </w:r>
    </w:p>
    <w:p w14:paraId="139D8D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1E44A9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25DF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626 ms</w:t>
      </w:r>
    </w:p>
    <w:p w14:paraId="070382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2CB677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55 ms</w:t>
      </w:r>
    </w:p>
    <w:p w14:paraId="6F10B2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6E91E0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5D12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877 ms</w:t>
      </w:r>
    </w:p>
    <w:p w14:paraId="268AF2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3B7717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45 ms</w:t>
      </w:r>
    </w:p>
    <w:p w14:paraId="62D068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4 ms</w:t>
      </w:r>
    </w:p>
    <w:p w14:paraId="70523B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B7BC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629 ms</w:t>
      </w:r>
    </w:p>
    <w:p w14:paraId="2CC741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7326FF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45 ms</w:t>
      </w:r>
    </w:p>
    <w:p w14:paraId="3A32C3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88BE6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0E09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635 ms</w:t>
      </w:r>
    </w:p>
    <w:p w14:paraId="47937B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FE31E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57 ms</w:t>
      </w:r>
    </w:p>
    <w:p w14:paraId="470390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6EC345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3D83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651 ms</w:t>
      </w:r>
    </w:p>
    <w:p w14:paraId="56E5F0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E5332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50 ms</w:t>
      </w:r>
    </w:p>
    <w:p w14:paraId="68D760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298FE4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04B33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585 ms</w:t>
      </w:r>
    </w:p>
    <w:p w14:paraId="2FFAC1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41CFA1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42 ms</w:t>
      </w:r>
    </w:p>
    <w:p w14:paraId="55621A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2FA29C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C4A45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624 ms</w:t>
      </w:r>
    </w:p>
    <w:p w14:paraId="1858BC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F3BD0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48 ms</w:t>
      </w:r>
    </w:p>
    <w:p w14:paraId="54C9F0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622E96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4F1F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650 ms</w:t>
      </w:r>
    </w:p>
    <w:p w14:paraId="6675B4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CA3F1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53 ms</w:t>
      </w:r>
    </w:p>
    <w:p w14:paraId="488428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11013B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74A55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662 ms</w:t>
      </w:r>
    </w:p>
    <w:p w14:paraId="79C672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4D327D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46 ms</w:t>
      </w:r>
    </w:p>
    <w:p w14:paraId="2516CD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76D5F1B3"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8A65033"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656 ms</w:t>
      </w:r>
    </w:p>
    <w:p w14:paraId="6F5F64DB"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39AD0578"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1534 ms</w:t>
      </w:r>
    </w:p>
    <w:p w14:paraId="3DB7934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698E31A"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1483 ms</w:t>
      </w:r>
    </w:p>
    <w:p w14:paraId="724D4903"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19F6FFDD"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1453 ms</w:t>
      </w:r>
    </w:p>
    <w:p w14:paraId="33C279DB"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46C9A5B8"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1490 ms</w:t>
      </w:r>
    </w:p>
    <w:p w14:paraId="40E7518B"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05302933"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1476 ms</w:t>
      </w:r>
    </w:p>
    <w:p w14:paraId="23A94BFE"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0D507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23175</w:t>
      </w:r>
    </w:p>
    <w:p w14:paraId="7780E9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396 ms</w:t>
      </w:r>
    </w:p>
    <w:p w14:paraId="2795DD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3B52C550" w14:textId="77777777" w:rsidR="00816506" w:rsidRPr="003A2D1B" w:rsidRDefault="00816506" w:rsidP="00816506">
      <w:pPr>
        <w:pStyle w:val="Kop3"/>
        <w:rPr>
          <w:lang w:val="en-GB"/>
        </w:rPr>
      </w:pPr>
      <w:r w:rsidRPr="003A2D1B">
        <w:rPr>
          <w:lang w:val="en-GB"/>
        </w:rPr>
        <w:t>Testcase 20 grote documenten</w:t>
      </w:r>
    </w:p>
    <w:p w14:paraId="716870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17:26:14.652</w:t>
      </w:r>
    </w:p>
    <w:p w14:paraId="4EA5EC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E6496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68 ms</w:t>
      </w:r>
    </w:p>
    <w:p w14:paraId="03E261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5 ms</w:t>
      </w:r>
    </w:p>
    <w:p w14:paraId="1EC2DF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4F71C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1709 ms</w:t>
      </w:r>
    </w:p>
    <w:p w14:paraId="071406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51 ms</w:t>
      </w:r>
    </w:p>
    <w:p w14:paraId="264339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7C0A68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548E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1760 ms</w:t>
      </w:r>
    </w:p>
    <w:p w14:paraId="64DEAB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4D5B1B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55 ms</w:t>
      </w:r>
    </w:p>
    <w:p w14:paraId="3B2E37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771B00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DFC2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1857 ms</w:t>
      </w:r>
    </w:p>
    <w:p w14:paraId="60441F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0685C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38 ms</w:t>
      </w:r>
    </w:p>
    <w:p w14:paraId="2EBD73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350A8A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0650A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1892 ms</w:t>
      </w:r>
    </w:p>
    <w:p w14:paraId="6F4F50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0D792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39 ms</w:t>
      </w:r>
    </w:p>
    <w:p w14:paraId="79092C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6FF803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AE91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1873 ms</w:t>
      </w:r>
    </w:p>
    <w:p w14:paraId="7C23AA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7F5FE3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41 ms</w:t>
      </w:r>
    </w:p>
    <w:p w14:paraId="1C96CE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608D4C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7BD25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1868 ms</w:t>
      </w:r>
    </w:p>
    <w:p w14:paraId="1E5230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21981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38 ms</w:t>
      </w:r>
    </w:p>
    <w:p w14:paraId="379536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725F03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164D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1780 ms</w:t>
      </w:r>
    </w:p>
    <w:p w14:paraId="6CA20E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20243B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49 ms</w:t>
      </w:r>
    </w:p>
    <w:p w14:paraId="291B96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2270C2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E22C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1823 ms</w:t>
      </w:r>
    </w:p>
    <w:p w14:paraId="31D0E9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69A17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39 ms</w:t>
      </w:r>
    </w:p>
    <w:p w14:paraId="5083B6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680D9B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2100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1722 ms</w:t>
      </w:r>
    </w:p>
    <w:p w14:paraId="262741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B119D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70 ms</w:t>
      </w:r>
    </w:p>
    <w:p w14:paraId="7DDD50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2E6DB2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5B34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1991 ms</w:t>
      </w:r>
    </w:p>
    <w:p w14:paraId="6303E0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26CB49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66 ms</w:t>
      </w:r>
    </w:p>
    <w:p w14:paraId="5FBDAB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0A7291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3886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1780 ms</w:t>
      </w:r>
    </w:p>
    <w:p w14:paraId="5B9C02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0B2011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39 ms</w:t>
      </w:r>
    </w:p>
    <w:p w14:paraId="6852D7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4D1CE9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3677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1804 ms</w:t>
      </w:r>
    </w:p>
    <w:p w14:paraId="698F11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09B0F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45 ms</w:t>
      </w:r>
    </w:p>
    <w:p w14:paraId="47BE04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5FB81A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4CC25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1742 ms</w:t>
      </w:r>
    </w:p>
    <w:p w14:paraId="16D736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953E5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113 ms</w:t>
      </w:r>
    </w:p>
    <w:p w14:paraId="02A7E1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7D8A89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D7A4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1908 ms</w:t>
      </w:r>
    </w:p>
    <w:p w14:paraId="59BF48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1A4CFB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36 ms</w:t>
      </w:r>
    </w:p>
    <w:p w14:paraId="166545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638C6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3087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1874 ms</w:t>
      </w:r>
    </w:p>
    <w:p w14:paraId="5FBE09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86E64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53 ms</w:t>
      </w:r>
    </w:p>
    <w:p w14:paraId="5E0444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64C37A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3D52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2162 ms</w:t>
      </w:r>
    </w:p>
    <w:p w14:paraId="5DA0AD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783BFA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63 ms</w:t>
      </w:r>
    </w:p>
    <w:p w14:paraId="2FFAE9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47DD6F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0D65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1826 ms</w:t>
      </w:r>
    </w:p>
    <w:p w14:paraId="3DEB05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7C49A3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68 ms</w:t>
      </w:r>
    </w:p>
    <w:p w14:paraId="302070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677BC0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8615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2127 ms</w:t>
      </w:r>
    </w:p>
    <w:p w14:paraId="600581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E3734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59 ms</w:t>
      </w:r>
    </w:p>
    <w:p w14:paraId="36DEC7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1BA36B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59FC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1980 ms</w:t>
      </w:r>
    </w:p>
    <w:p w14:paraId="02363C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5CE89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60 ms</w:t>
      </w:r>
    </w:p>
    <w:p w14:paraId="0F8794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5F632A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6052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1930 ms</w:t>
      </w:r>
    </w:p>
    <w:p w14:paraId="5C4203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6B839F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42 ms</w:t>
      </w:r>
    </w:p>
    <w:p w14:paraId="339503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76A71787"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33E9BDE"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1831 ms</w:t>
      </w:r>
    </w:p>
    <w:p w14:paraId="13EE5703"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398CCCE2"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1663 ms</w:t>
      </w:r>
    </w:p>
    <w:p w14:paraId="699CCCD2"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3F6A8282"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1482 ms</w:t>
      </w:r>
    </w:p>
    <w:p w14:paraId="741D967B"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2E22E40C"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1437 ms</w:t>
      </w:r>
    </w:p>
    <w:p w14:paraId="0B93617A"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300F32E1"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1568 ms</w:t>
      </w:r>
    </w:p>
    <w:p w14:paraId="521FA5FF"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233013AF"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1511 ms</w:t>
      </w:r>
    </w:p>
    <w:p w14:paraId="066FF792"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0794B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48385</w:t>
      </w:r>
    </w:p>
    <w:p w14:paraId="1842B4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305 ms</w:t>
      </w:r>
    </w:p>
    <w:p w14:paraId="520A07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65E06D37" w14:textId="77777777" w:rsidR="00816506" w:rsidRPr="003A2D1B" w:rsidRDefault="00816506" w:rsidP="00816506">
      <w:pPr>
        <w:pStyle w:val="Kop2"/>
      </w:pPr>
      <w:r w:rsidRPr="003A2D1B">
        <w:t>D - Acceptatieomgeving – met drc-openzaak – met nieuwere versie open zaakbrug in IDE</w:t>
      </w:r>
    </w:p>
    <w:p w14:paraId="6DCAB2B1" w14:textId="77777777" w:rsidR="00816506" w:rsidRPr="003A2D1B" w:rsidRDefault="00816506" w:rsidP="00816506">
      <w:r w:rsidRPr="003A2D1B">
        <w:t xml:space="preserve">Broncode: </w:t>
      </w:r>
      <w:hyperlink r:id="rId48" w:history="1">
        <w:r w:rsidRPr="003A2D1B">
          <w:rPr>
            <w:rStyle w:val="Hyperlink"/>
          </w:rPr>
          <w:t>https://github.com/Sudwest-Fryslan/OpenZaakBrug/tree/vng-referentie-impl</w:t>
        </w:r>
      </w:hyperlink>
    </w:p>
    <w:p w14:paraId="143616BB"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48"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7A12C318" w14:textId="77777777" w:rsidR="00816506" w:rsidRPr="003A2D1B" w:rsidRDefault="00816506" w:rsidP="00816506">
      <w:r w:rsidRPr="003A2D1B">
        <w:t xml:space="preserve">Open Zaakbrug Endpoint: </w:t>
      </w:r>
      <w:hyperlink r:id="rId49" w:history="1">
        <w:r w:rsidRPr="003A2D1B">
          <w:rPr>
            <w:rStyle w:val="Hyperlink"/>
          </w:rPr>
          <w:t>http://localhost:8080/</w:t>
        </w:r>
      </w:hyperlink>
    </w:p>
    <w:p w14:paraId="3CD374A4" w14:textId="77777777" w:rsidR="00816506" w:rsidRPr="003A2D1B" w:rsidRDefault="00816506" w:rsidP="00816506">
      <w:r w:rsidRPr="003A2D1B">
        <w:t>Logging level: info</w:t>
      </w:r>
    </w:p>
    <w:p w14:paraId="172E9A69" w14:textId="77777777" w:rsidR="00816506" w:rsidRPr="003A2D1B" w:rsidRDefault="00816506" w:rsidP="00816506">
      <w:pPr>
        <w:pStyle w:val="Kop3"/>
      </w:pPr>
      <w:r w:rsidRPr="003A2D1B">
        <w:t>Testcase 5 kleine documenten</w:t>
      </w:r>
    </w:p>
    <w:p w14:paraId="71E678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17:31:20.969</w:t>
      </w:r>
    </w:p>
    <w:p w14:paraId="31975B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6A843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1893 ms</w:t>
      </w:r>
    </w:p>
    <w:p w14:paraId="5022E8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632EF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B238E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3199 ms</w:t>
      </w:r>
    </w:p>
    <w:p w14:paraId="2E1C06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133 ms</w:t>
      </w:r>
    </w:p>
    <w:p w14:paraId="042B7B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132877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6EE6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802 ms</w:t>
      </w:r>
    </w:p>
    <w:p w14:paraId="43891C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7E1E52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129 ms</w:t>
      </w:r>
    </w:p>
    <w:p w14:paraId="6C5655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472BE7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4CAC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915 ms</w:t>
      </w:r>
    </w:p>
    <w:p w14:paraId="6A8B39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A3667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124 ms</w:t>
      </w:r>
    </w:p>
    <w:p w14:paraId="142728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3D4D9E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C82B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724 ms</w:t>
      </w:r>
    </w:p>
    <w:p w14:paraId="4B3371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0F8AFE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108 ms</w:t>
      </w:r>
    </w:p>
    <w:p w14:paraId="625EFF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717DC9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9C2C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704 ms</w:t>
      </w:r>
    </w:p>
    <w:p w14:paraId="5F7354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666FA1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108 ms</w:t>
      </w:r>
    </w:p>
    <w:p w14:paraId="639C27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78AFA50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55B21A4"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683 ms</w:t>
      </w:r>
    </w:p>
    <w:p w14:paraId="14263C44"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19E2AC36"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680 ms</w:t>
      </w:r>
    </w:p>
    <w:p w14:paraId="27F54D3D"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08A0EACA"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629 ms</w:t>
      </w:r>
    </w:p>
    <w:p w14:paraId="205C01C1"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04BC0FB3"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781 ms</w:t>
      </w:r>
    </w:p>
    <w:p w14:paraId="3DB2FD8D"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16B5D48E"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657 ms</w:t>
      </w:r>
    </w:p>
    <w:p w14:paraId="58A80641"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104CE12"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633 ms</w:t>
      </w:r>
    </w:p>
    <w:p w14:paraId="706255F0"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0787CA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13400</w:t>
      </w:r>
    </w:p>
    <w:p w14:paraId="7F6BBE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483 ms</w:t>
      </w:r>
    </w:p>
    <w:p w14:paraId="636BED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3E8FFFC9" w14:textId="77777777" w:rsidR="00816506" w:rsidRPr="003A2D1B" w:rsidRDefault="00816506" w:rsidP="00816506">
      <w:pPr>
        <w:pStyle w:val="Geenafstand"/>
        <w:rPr>
          <w:rFonts w:ascii="Trebuchet MS" w:hAnsi="Trebuchet MS"/>
          <w:lang w:val="en-GB"/>
        </w:rPr>
      </w:pPr>
    </w:p>
    <w:p w14:paraId="3554A214" w14:textId="77777777" w:rsidR="00816506" w:rsidRPr="003A2D1B" w:rsidRDefault="00816506" w:rsidP="00816506">
      <w:pPr>
        <w:pStyle w:val="Kop3"/>
        <w:rPr>
          <w:rStyle w:val="Kop3Char"/>
          <w:lang w:val="en-GB"/>
        </w:rPr>
      </w:pPr>
      <w:r w:rsidRPr="003A2D1B">
        <w:rPr>
          <w:rStyle w:val="Kop3Char"/>
          <w:lang w:val="en-GB"/>
        </w:rPr>
        <w:t>Testcase 5 grote documenten</w:t>
      </w:r>
    </w:p>
    <w:p w14:paraId="0ADAADDD" w14:textId="77777777" w:rsidR="00816506" w:rsidRPr="003A2D1B" w:rsidRDefault="00816506" w:rsidP="00816506">
      <w:pPr>
        <w:pStyle w:val="Geenafstand"/>
        <w:rPr>
          <w:rFonts w:ascii="Trebuchet MS" w:hAnsi="Trebuchet MS"/>
          <w:lang w:val="en-GB"/>
        </w:rPr>
      </w:pPr>
    </w:p>
    <w:p w14:paraId="024CAD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17:32:14.004</w:t>
      </w:r>
    </w:p>
    <w:p w14:paraId="52AA27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4C2E4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129 ms</w:t>
      </w:r>
    </w:p>
    <w:p w14:paraId="23D597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5431C5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47FE7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1842 ms</w:t>
      </w:r>
    </w:p>
    <w:p w14:paraId="09E119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121 ms</w:t>
      </w:r>
    </w:p>
    <w:p w14:paraId="1B92A0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633123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397A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2346 ms</w:t>
      </w:r>
    </w:p>
    <w:p w14:paraId="0B2CAA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4B935F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116 ms</w:t>
      </w:r>
    </w:p>
    <w:p w14:paraId="6FBB29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7A3E31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FEBC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2172 ms</w:t>
      </w:r>
    </w:p>
    <w:p w14:paraId="4D83AE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FB828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115 ms</w:t>
      </w:r>
    </w:p>
    <w:p w14:paraId="66EEB8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6F30F4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1E29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2216 ms</w:t>
      </w:r>
    </w:p>
    <w:p w14:paraId="5434AC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03C8A1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140 ms</w:t>
      </w:r>
    </w:p>
    <w:p w14:paraId="42F130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39D576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D2CDF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2307 ms</w:t>
      </w:r>
    </w:p>
    <w:p w14:paraId="4D7EA3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0E40FD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87 ms</w:t>
      </w:r>
    </w:p>
    <w:p w14:paraId="6E3D01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357E1BD6"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1FEA766"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2571 ms</w:t>
      </w:r>
    </w:p>
    <w:p w14:paraId="6168D8E8"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E5628DB"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777 ms</w:t>
      </w:r>
    </w:p>
    <w:p w14:paraId="1A6A149B"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72A536E0"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629 ms</w:t>
      </w:r>
    </w:p>
    <w:p w14:paraId="473734E6"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2BF52968"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597 ms</w:t>
      </w:r>
    </w:p>
    <w:p w14:paraId="77424A0D"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451FDBAB"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606 ms</w:t>
      </w:r>
    </w:p>
    <w:p w14:paraId="723B0E34"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E9CCDFC"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568 ms</w:t>
      </w:r>
    </w:p>
    <w:p w14:paraId="4097285E"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01F486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17729</w:t>
      </w:r>
    </w:p>
    <w:p w14:paraId="1CDC7D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[09-zds-geefZaakdocumentLezen_Lv01] FAILED: took 371 ms</w:t>
      </w:r>
    </w:p>
    <w:p w14:paraId="51C234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22596A16" w14:textId="77777777" w:rsidR="00816506" w:rsidRPr="003A2D1B" w:rsidRDefault="00816506" w:rsidP="00816506">
      <w:pPr>
        <w:pStyle w:val="Kop3"/>
        <w:rPr>
          <w:lang w:val="en-GB"/>
        </w:rPr>
      </w:pPr>
      <w:r w:rsidRPr="003A2D1B">
        <w:rPr>
          <w:lang w:val="en-GB"/>
        </w:rPr>
        <w:t>Testcase 20 kleine documenten</w:t>
      </w:r>
    </w:p>
    <w:p w14:paraId="5B4794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17:33:51.986</w:t>
      </w:r>
    </w:p>
    <w:p w14:paraId="6418C9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5F3DC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138 ms</w:t>
      </w:r>
    </w:p>
    <w:p w14:paraId="175816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961F9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EA953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1902 ms</w:t>
      </w:r>
    </w:p>
    <w:p w14:paraId="30EED4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101 ms</w:t>
      </w:r>
    </w:p>
    <w:p w14:paraId="554F66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622471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24AD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685 ms</w:t>
      </w:r>
    </w:p>
    <w:p w14:paraId="390E9C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009B20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88 ms</w:t>
      </w:r>
    </w:p>
    <w:p w14:paraId="5A323D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54702A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18AB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661 ms</w:t>
      </w:r>
    </w:p>
    <w:p w14:paraId="4389A2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2265A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151 ms</w:t>
      </w:r>
    </w:p>
    <w:p w14:paraId="646A81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4E470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B1A7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671 ms</w:t>
      </w:r>
    </w:p>
    <w:p w14:paraId="7C802C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C2BDB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120 ms</w:t>
      </w:r>
    </w:p>
    <w:p w14:paraId="198E6C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07DC74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6765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679 ms</w:t>
      </w:r>
    </w:p>
    <w:p w14:paraId="2CA04A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1C4BA0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91 ms</w:t>
      </w:r>
    </w:p>
    <w:p w14:paraId="1C4DD9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71A307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6647A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646 ms</w:t>
      </w:r>
    </w:p>
    <w:p w14:paraId="27B093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3C23E0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98 ms</w:t>
      </w:r>
    </w:p>
    <w:p w14:paraId="476155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7C0799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A9C7B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683 ms</w:t>
      </w:r>
    </w:p>
    <w:p w14:paraId="7032B7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64BE24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101 ms</w:t>
      </w:r>
    </w:p>
    <w:p w14:paraId="6D8AE7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04D7E2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262D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666 ms</w:t>
      </w:r>
    </w:p>
    <w:p w14:paraId="78B5B1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6D66A5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84 ms</w:t>
      </w:r>
    </w:p>
    <w:p w14:paraId="15DEAC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1A839E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53EB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740 ms</w:t>
      </w:r>
    </w:p>
    <w:p w14:paraId="1C80B0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1006D3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88 ms</w:t>
      </w:r>
    </w:p>
    <w:p w14:paraId="70FF3D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0AD5A8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A6CC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777 ms</w:t>
      </w:r>
    </w:p>
    <w:p w14:paraId="36F935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18C86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92 ms</w:t>
      </w:r>
    </w:p>
    <w:p w14:paraId="570B5B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69CE96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7B24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795 ms</w:t>
      </w:r>
    </w:p>
    <w:p w14:paraId="502356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6BA3A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85 ms</w:t>
      </w:r>
    </w:p>
    <w:p w14:paraId="61603D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44313D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16A2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852 ms</w:t>
      </w:r>
    </w:p>
    <w:p w14:paraId="6F7562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561B9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97 ms</w:t>
      </w:r>
    </w:p>
    <w:p w14:paraId="111B15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5716A7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2B6F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826 ms</w:t>
      </w:r>
    </w:p>
    <w:p w14:paraId="6C5F02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13EF57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109 ms</w:t>
      </w:r>
    </w:p>
    <w:p w14:paraId="5FF68E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10B392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3FC07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757 ms</w:t>
      </w:r>
    </w:p>
    <w:p w14:paraId="06BDEE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3F6064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95 ms</w:t>
      </w:r>
    </w:p>
    <w:p w14:paraId="6FFD19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5BB821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EA3A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811 ms</w:t>
      </w:r>
    </w:p>
    <w:p w14:paraId="51E00F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BD04F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115 ms</w:t>
      </w:r>
    </w:p>
    <w:p w14:paraId="2177FF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5 ms</w:t>
      </w:r>
    </w:p>
    <w:p w14:paraId="138159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4765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749 ms</w:t>
      </w:r>
    </w:p>
    <w:p w14:paraId="22172C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6E00C1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94 ms</w:t>
      </w:r>
    </w:p>
    <w:p w14:paraId="2E1173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6E93E3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922E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826 ms</w:t>
      </w:r>
    </w:p>
    <w:p w14:paraId="151954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7C59B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148 ms</w:t>
      </w:r>
    </w:p>
    <w:p w14:paraId="42F797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2F8310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2E4E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807 ms</w:t>
      </w:r>
    </w:p>
    <w:p w14:paraId="5588AF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77C921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93 ms</w:t>
      </w:r>
    </w:p>
    <w:p w14:paraId="7A096E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56DB01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C277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776 ms</w:t>
      </w:r>
    </w:p>
    <w:p w14:paraId="017DB7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EF65F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99 ms</w:t>
      </w:r>
    </w:p>
    <w:p w14:paraId="5CC535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14ADDC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0345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765 ms</w:t>
      </w:r>
    </w:p>
    <w:p w14:paraId="317CE2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F0D46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92 ms</w:t>
      </w:r>
    </w:p>
    <w:p w14:paraId="5B5549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71EBE0C7"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11B1F65"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808 ms</w:t>
      </w:r>
    </w:p>
    <w:p w14:paraId="089004CA"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8147B79"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1664 ms</w:t>
      </w:r>
    </w:p>
    <w:p w14:paraId="64D197E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57BC566F"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1634 ms</w:t>
      </w:r>
    </w:p>
    <w:p w14:paraId="6F4CD19D"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1126673"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1605 ms</w:t>
      </w:r>
    </w:p>
    <w:p w14:paraId="69F131B3"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650C9DD4"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1690 ms</w:t>
      </w:r>
    </w:p>
    <w:p w14:paraId="300FCD3F"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6941ADB2"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1657 ms</w:t>
      </w:r>
    </w:p>
    <w:p w14:paraId="17B16E44"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0CDFF0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27739</w:t>
      </w:r>
    </w:p>
    <w:p w14:paraId="060942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379 ms</w:t>
      </w:r>
    </w:p>
    <w:p w14:paraId="2C4D99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37F5E9B5" w14:textId="77777777" w:rsidR="00816506" w:rsidRPr="003A2D1B" w:rsidRDefault="00816506" w:rsidP="00816506">
      <w:pPr>
        <w:pStyle w:val="Kop3"/>
        <w:rPr>
          <w:lang w:val="en-GB"/>
        </w:rPr>
      </w:pPr>
      <w:r w:rsidRPr="003A2D1B">
        <w:rPr>
          <w:lang w:val="en-GB"/>
        </w:rPr>
        <w:t>Testcase 20 grote documenten</w:t>
      </w:r>
    </w:p>
    <w:p w14:paraId="701397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17:36:01.287</w:t>
      </w:r>
    </w:p>
    <w:p w14:paraId="3ABB0A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485E3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129 ms</w:t>
      </w:r>
    </w:p>
    <w:p w14:paraId="0F8842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796ABC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EBF08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2138 ms</w:t>
      </w:r>
    </w:p>
    <w:p w14:paraId="51B0A6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107 ms</w:t>
      </w:r>
    </w:p>
    <w:p w14:paraId="00E62C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194444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F614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1980 ms</w:t>
      </w:r>
    </w:p>
    <w:p w14:paraId="7D8CDD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202368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124 ms</w:t>
      </w:r>
    </w:p>
    <w:p w14:paraId="097117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529F09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2B0E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2303 ms</w:t>
      </w:r>
    </w:p>
    <w:p w14:paraId="20C958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67659F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88 ms</w:t>
      </w:r>
    </w:p>
    <w:p w14:paraId="40B6AA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3AA7E2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5A0F1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2230 ms</w:t>
      </w:r>
    </w:p>
    <w:p w14:paraId="1A6238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4512FB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112 ms</w:t>
      </w:r>
    </w:p>
    <w:p w14:paraId="045105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3344AA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C3F30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2181 ms</w:t>
      </w:r>
    </w:p>
    <w:p w14:paraId="4F38F0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671DC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102 ms</w:t>
      </w:r>
    </w:p>
    <w:p w14:paraId="6924A4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3DBDA9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1D73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2738 ms</w:t>
      </w:r>
    </w:p>
    <w:p w14:paraId="74D410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068B75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128 ms</w:t>
      </w:r>
    </w:p>
    <w:p w14:paraId="2F1EAA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4687EF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F6CE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2583 ms</w:t>
      </w:r>
    </w:p>
    <w:p w14:paraId="025DE1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66A721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95 ms</w:t>
      </w:r>
    </w:p>
    <w:p w14:paraId="34C3F1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5C1EF0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ECFD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2409 ms</w:t>
      </w:r>
    </w:p>
    <w:p w14:paraId="03B737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26CC73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84 ms</w:t>
      </w:r>
    </w:p>
    <w:p w14:paraId="0C7A60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1 ms</w:t>
      </w:r>
    </w:p>
    <w:p w14:paraId="4DDBFF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ED65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2363 ms</w:t>
      </w:r>
    </w:p>
    <w:p w14:paraId="2D6DC3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66E52D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95 ms</w:t>
      </w:r>
    </w:p>
    <w:p w14:paraId="011FA6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364D02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37106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2498 ms</w:t>
      </w:r>
    </w:p>
    <w:p w14:paraId="6223AD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0DD54D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78 ms</w:t>
      </w:r>
    </w:p>
    <w:p w14:paraId="4AFD66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7658B3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3E50F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2465 ms</w:t>
      </w:r>
    </w:p>
    <w:p w14:paraId="458369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5D7E58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83 ms</w:t>
      </w:r>
    </w:p>
    <w:p w14:paraId="531CCD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12F41E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4DA0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2626 ms</w:t>
      </w:r>
    </w:p>
    <w:p w14:paraId="4F029B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22653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93 ms</w:t>
      </w:r>
    </w:p>
    <w:p w14:paraId="0353EB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4590C5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DE5D3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2456 ms</w:t>
      </w:r>
    </w:p>
    <w:p w14:paraId="54DFA1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223BC4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70 ms</w:t>
      </w:r>
    </w:p>
    <w:p w14:paraId="69E24E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29EF9D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8B72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2810 ms</w:t>
      </w:r>
    </w:p>
    <w:p w14:paraId="48A929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1CABFF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85 ms</w:t>
      </w:r>
    </w:p>
    <w:p w14:paraId="0D6E41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59D5C5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13C0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2650 ms</w:t>
      </w:r>
    </w:p>
    <w:p w14:paraId="05CB7C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A791F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103 ms</w:t>
      </w:r>
    </w:p>
    <w:p w14:paraId="43C5EA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1AB72B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1280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2554 ms</w:t>
      </w:r>
    </w:p>
    <w:p w14:paraId="60CC4E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18F55C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81 ms</w:t>
      </w:r>
    </w:p>
    <w:p w14:paraId="17FC28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3FAE70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2231A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2650 ms</w:t>
      </w:r>
    </w:p>
    <w:p w14:paraId="37C0E2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7DB3F2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87 ms</w:t>
      </w:r>
    </w:p>
    <w:p w14:paraId="7B6C4A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046C93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6ACE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2734 ms</w:t>
      </w:r>
    </w:p>
    <w:p w14:paraId="206EF5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5BDA8A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83 ms</w:t>
      </w:r>
    </w:p>
    <w:p w14:paraId="69F011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39EDC5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ACCC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2481 ms</w:t>
      </w:r>
    </w:p>
    <w:p w14:paraId="0D36C8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9C8C4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91 ms</w:t>
      </w:r>
    </w:p>
    <w:p w14:paraId="7621D7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0B4ED6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9671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2410 ms</w:t>
      </w:r>
    </w:p>
    <w:p w14:paraId="288AF7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65842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78 ms</w:t>
      </w:r>
    </w:p>
    <w:p w14:paraId="330205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6F8C154F"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C1A72BB"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2526 ms</w:t>
      </w:r>
    </w:p>
    <w:p w14:paraId="4DB053AA"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0086719C"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1865 ms</w:t>
      </w:r>
    </w:p>
    <w:p w14:paraId="40C120C6"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C132120"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1689 ms</w:t>
      </w:r>
    </w:p>
    <w:p w14:paraId="14EA9BB9"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0764CC8C"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1720 ms</w:t>
      </w:r>
    </w:p>
    <w:p w14:paraId="4107BD2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60F02DAC"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2331 ms</w:t>
      </w:r>
    </w:p>
    <w:p w14:paraId="79151BA3"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39D23B98"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1972 ms</w:t>
      </w:r>
    </w:p>
    <w:p w14:paraId="514507F7"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604F6F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63917</w:t>
      </w:r>
    </w:p>
    <w:p w14:paraId="62658F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95 [09-zds-geefZaakdocumentLezen_Lv01] FAILED: took 514 ms</w:t>
      </w:r>
    </w:p>
    <w:p w14:paraId="6D3D6D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[Not SOAP Fault] Response is a SOAP Fault</w:t>
      </w:r>
    </w:p>
    <w:p w14:paraId="68B19817" w14:textId="77777777" w:rsidR="00816506" w:rsidRPr="003A2D1B" w:rsidRDefault="00816506" w:rsidP="00816506">
      <w:pPr>
        <w:pStyle w:val="Kop2"/>
      </w:pPr>
      <w:r w:rsidRPr="003A2D1B">
        <w:t>E - Acceptatieomgeving – met drc-corsa – met nieuwere versie open zaakbrug in IDE</w:t>
      </w:r>
    </w:p>
    <w:p w14:paraId="00249D13" w14:textId="77777777" w:rsidR="00816506" w:rsidRPr="003A2D1B" w:rsidRDefault="00816506" w:rsidP="00816506">
      <w:r w:rsidRPr="003A2D1B">
        <w:t xml:space="preserve">Broncode: </w:t>
      </w:r>
      <w:hyperlink r:id="rId50" w:history="1">
        <w:r w:rsidRPr="003A2D1B">
          <w:rPr>
            <w:rStyle w:val="Hyperlink"/>
          </w:rPr>
          <w:t>https://github.com/Sudwest-Fryslan/OpenZaakBrug/tree/vng-referentie-impl</w:t>
        </w:r>
      </w:hyperlink>
    </w:p>
    <w:p w14:paraId="17AA98E7"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49"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06B895D6" w14:textId="77777777" w:rsidR="00816506" w:rsidRPr="003A2D1B" w:rsidRDefault="00816506" w:rsidP="00816506">
      <w:r w:rsidRPr="003A2D1B">
        <w:t xml:space="preserve">Open Zaakbrug Endpoint: </w:t>
      </w:r>
      <w:hyperlink r:id="rId51" w:history="1">
        <w:r w:rsidRPr="003A2D1B">
          <w:rPr>
            <w:rStyle w:val="Hyperlink"/>
          </w:rPr>
          <w:t>http://localhost:8080/</w:t>
        </w:r>
      </w:hyperlink>
    </w:p>
    <w:p w14:paraId="7258F243" w14:textId="77777777" w:rsidR="00816506" w:rsidRPr="003A2D1B" w:rsidRDefault="00816506" w:rsidP="00816506">
      <w:pPr>
        <w:pStyle w:val="Geenafstand"/>
        <w:rPr>
          <w:rFonts w:ascii="Trebuchet MS" w:hAnsi="Trebuchet MS"/>
        </w:rPr>
      </w:pPr>
      <w:r w:rsidRPr="003A2D1B">
        <w:rPr>
          <w:rFonts w:ascii="Trebuchet MS" w:hAnsi="Trebuchet MS"/>
        </w:rPr>
        <w:t>Logging level: info</w:t>
      </w:r>
    </w:p>
    <w:p w14:paraId="5952D73A" w14:textId="77777777" w:rsidR="00816506" w:rsidRPr="003A2D1B" w:rsidRDefault="00816506" w:rsidP="00816506">
      <w:pPr>
        <w:pStyle w:val="Kop3"/>
      </w:pPr>
      <w:r w:rsidRPr="003A2D1B">
        <w:t>Testcase 5 kleine documenten</w:t>
      </w:r>
    </w:p>
    <w:p w14:paraId="5A17A4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17:39:35.175</w:t>
      </w:r>
    </w:p>
    <w:p w14:paraId="581C6F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5E00B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98 ms</w:t>
      </w:r>
    </w:p>
    <w:p w14:paraId="0F201E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5E37B9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ADE01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1566 ms</w:t>
      </w:r>
    </w:p>
    <w:p w14:paraId="51DA09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89 ms</w:t>
      </w:r>
    </w:p>
    <w:p w14:paraId="34B83B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1AD322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EA80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8116 ms</w:t>
      </w:r>
    </w:p>
    <w:p w14:paraId="2F5BA4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69BB96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98 ms</w:t>
      </w:r>
    </w:p>
    <w:p w14:paraId="5C8CC6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6 ms</w:t>
      </w:r>
    </w:p>
    <w:p w14:paraId="1F9C2D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8A70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6157 ms</w:t>
      </w:r>
    </w:p>
    <w:p w14:paraId="6B03FE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1343EF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86 ms</w:t>
      </w:r>
    </w:p>
    <w:p w14:paraId="3040C2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3F82E9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40A5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6106 ms</w:t>
      </w:r>
    </w:p>
    <w:p w14:paraId="7722A8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07B3F2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97 ms</w:t>
      </w:r>
    </w:p>
    <w:p w14:paraId="1D6C2E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5A47E3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E66C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6375 ms</w:t>
      </w:r>
    </w:p>
    <w:p w14:paraId="2CDFA7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1B2510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95 ms</w:t>
      </w:r>
    </w:p>
    <w:p w14:paraId="77FBA2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0B976EDD"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B84C8F6"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6048 ms</w:t>
      </w:r>
    </w:p>
    <w:p w14:paraId="401E5371"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673FA3A"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2800 ms</w:t>
      </w:r>
    </w:p>
    <w:p w14:paraId="0A537DA8"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40084FCD"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2893 ms</w:t>
      </w:r>
    </w:p>
    <w:p w14:paraId="19EA470A"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4BB3FCC2"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2938 ms</w:t>
      </w:r>
    </w:p>
    <w:p w14:paraId="52F48C2C"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AB24AD4"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2866 ms</w:t>
      </w:r>
    </w:p>
    <w:p w14:paraId="74ED6E7F"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3B4E2EA"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2980 ms</w:t>
      </w:r>
    </w:p>
    <w:p w14:paraId="5D7210AF"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7BF6F611"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1161 ms</w:t>
      </w:r>
    </w:p>
    <w:p w14:paraId="4C4AEAFA"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71255BF3"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1050 ms</w:t>
      </w:r>
    </w:p>
    <w:p w14:paraId="41455F08"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1D5B8329"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1179 ms</w:t>
      </w:r>
    </w:p>
    <w:p w14:paraId="5AC379C9"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1823EF36"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1124 ms</w:t>
      </w:r>
    </w:p>
    <w:p w14:paraId="359CA044"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54BD2C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55015</w:t>
      </w:r>
    </w:p>
    <w:p w14:paraId="7866648B"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1077 ms</w:t>
      </w:r>
    </w:p>
    <w:p w14:paraId="0B2C27F4"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38056E11" w14:textId="77777777" w:rsidR="00816506" w:rsidRPr="003A2D1B" w:rsidRDefault="00816506" w:rsidP="00816506">
      <w:pPr>
        <w:pStyle w:val="Kop3"/>
        <w:rPr>
          <w:lang w:val="en-GB"/>
        </w:rPr>
      </w:pPr>
      <w:r w:rsidRPr="003A2D1B">
        <w:rPr>
          <w:lang w:val="en-GB"/>
        </w:rPr>
        <w:t>Testcase 5 grote documenten</w:t>
      </w:r>
    </w:p>
    <w:p w14:paraId="435C65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17:46:50.631</w:t>
      </w:r>
    </w:p>
    <w:p w14:paraId="4AAA26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CA574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131 ms</w:t>
      </w:r>
    </w:p>
    <w:p w14:paraId="726D51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6 ms</w:t>
      </w:r>
    </w:p>
    <w:p w14:paraId="66CA33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6199F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1938 ms</w:t>
      </w:r>
    </w:p>
    <w:p w14:paraId="501A61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108 ms</w:t>
      </w:r>
    </w:p>
    <w:p w14:paraId="1F231F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21715F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5F94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62589</w:t>
      </w:r>
    </w:p>
    <w:p w14:paraId="0ECA4D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60403 ms</w:t>
      </w:r>
    </w:p>
    <w:p w14:paraId="02048D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03BB94EB" w14:textId="77777777" w:rsidR="00816506" w:rsidRPr="003A2D1B" w:rsidRDefault="00816506" w:rsidP="00816506">
      <w:pPr>
        <w:pStyle w:val="Kop3"/>
        <w:rPr>
          <w:lang w:val="en-GB"/>
        </w:rPr>
      </w:pPr>
      <w:r w:rsidRPr="003A2D1B">
        <w:rPr>
          <w:lang w:val="en-GB"/>
        </w:rPr>
        <w:t>Testcase 20 kleine documenten</w:t>
      </w:r>
    </w:p>
    <w:p w14:paraId="4E4CAC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17:48:19.447</w:t>
      </w:r>
    </w:p>
    <w:p w14:paraId="6E91E6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E5265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142 ms</w:t>
      </w:r>
    </w:p>
    <w:p w14:paraId="6A0823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10 ms</w:t>
      </w:r>
    </w:p>
    <w:p w14:paraId="555879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E3DA5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1830 ms</w:t>
      </w:r>
    </w:p>
    <w:p w14:paraId="5DFA14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88 ms</w:t>
      </w:r>
    </w:p>
    <w:p w14:paraId="5DFF69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2A7D7B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E6A1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6233 ms</w:t>
      </w:r>
    </w:p>
    <w:p w14:paraId="6CDBF2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4D023F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140 ms</w:t>
      </w:r>
    </w:p>
    <w:p w14:paraId="6A3A3D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574404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79A6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5413 ms</w:t>
      </w:r>
    </w:p>
    <w:p w14:paraId="40F5A8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2B43EB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152 ms</w:t>
      </w:r>
    </w:p>
    <w:p w14:paraId="67BEAC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18F350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97453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5487 ms</w:t>
      </w:r>
    </w:p>
    <w:p w14:paraId="0EA270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08BA8F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129 ms</w:t>
      </w:r>
    </w:p>
    <w:p w14:paraId="782268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12 ms</w:t>
      </w:r>
    </w:p>
    <w:p w14:paraId="5B0F9A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9A28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6202 ms</w:t>
      </w:r>
    </w:p>
    <w:p w14:paraId="351B4D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736EC2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151 ms</w:t>
      </w:r>
    </w:p>
    <w:p w14:paraId="7B3032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030C00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774F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5514 ms</w:t>
      </w:r>
    </w:p>
    <w:p w14:paraId="4229EA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D05FF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76 ms</w:t>
      </w:r>
    </w:p>
    <w:p w14:paraId="4A286D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0C028A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898DD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5862 ms</w:t>
      </w:r>
    </w:p>
    <w:p w14:paraId="7B7CEA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022CA5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119 ms</w:t>
      </w:r>
    </w:p>
    <w:p w14:paraId="05D728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2A4AC4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57B1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5435 ms</w:t>
      </w:r>
    </w:p>
    <w:p w14:paraId="6C33A4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4304E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143 ms</w:t>
      </w:r>
    </w:p>
    <w:p w14:paraId="1C3021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7D6F88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DFB4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6792 ms</w:t>
      </w:r>
    </w:p>
    <w:p w14:paraId="332159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16357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119 ms</w:t>
      </w:r>
    </w:p>
    <w:p w14:paraId="7B16AC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2FE3C5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0B39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5560 ms</w:t>
      </w:r>
    </w:p>
    <w:p w14:paraId="59AD6D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D3DC7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130 ms</w:t>
      </w:r>
    </w:p>
    <w:p w14:paraId="76182E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18ACD0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8B9E0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5426 ms</w:t>
      </w:r>
    </w:p>
    <w:p w14:paraId="4DDEC1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5A079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123 ms</w:t>
      </w:r>
    </w:p>
    <w:p w14:paraId="284F8D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0EE9F7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0BBBA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5959 ms</w:t>
      </w:r>
    </w:p>
    <w:p w14:paraId="7CFC51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76BD61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110 ms</w:t>
      </w:r>
    </w:p>
    <w:p w14:paraId="5A5F6F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1A3E33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F55C3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5855 ms</w:t>
      </w:r>
    </w:p>
    <w:p w14:paraId="783A97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7ADEDF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137 ms</w:t>
      </w:r>
    </w:p>
    <w:p w14:paraId="533F81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466AE3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DA9C4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5735 ms</w:t>
      </w:r>
    </w:p>
    <w:p w14:paraId="44D37A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7FFFD4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118 ms</w:t>
      </w:r>
    </w:p>
    <w:p w14:paraId="147D38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22F0E7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E924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5992 ms</w:t>
      </w:r>
    </w:p>
    <w:p w14:paraId="212F8E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3878E1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92 ms</w:t>
      </w:r>
    </w:p>
    <w:p w14:paraId="105E21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0645DD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6166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5900 ms</w:t>
      </w:r>
    </w:p>
    <w:p w14:paraId="509CD2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2B4F36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122 ms</w:t>
      </w:r>
    </w:p>
    <w:p w14:paraId="18ED58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6474A1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6608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5851 ms</w:t>
      </w:r>
    </w:p>
    <w:p w14:paraId="0A666F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16DB8E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126 ms</w:t>
      </w:r>
    </w:p>
    <w:p w14:paraId="7FE436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4 ms</w:t>
      </w:r>
    </w:p>
    <w:p w14:paraId="7107C6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4639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6632 ms</w:t>
      </w:r>
    </w:p>
    <w:p w14:paraId="6B299C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65A65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133 ms</w:t>
      </w:r>
    </w:p>
    <w:p w14:paraId="450563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7AB9CD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0D64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5774 ms</w:t>
      </w:r>
    </w:p>
    <w:p w14:paraId="2DD22A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2AC8B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139 ms</w:t>
      </w:r>
    </w:p>
    <w:p w14:paraId="606735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4 ms</w:t>
      </w:r>
    </w:p>
    <w:p w14:paraId="728C7B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6D6B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5973 ms</w:t>
      </w:r>
    </w:p>
    <w:p w14:paraId="0AD14B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A39B6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122 ms</w:t>
      </w:r>
    </w:p>
    <w:p w14:paraId="33145E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4 ms</w:t>
      </w:r>
    </w:p>
    <w:p w14:paraId="2F709DC2"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E60F385"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6127 ms</w:t>
      </w:r>
    </w:p>
    <w:p w14:paraId="386AF934"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7AE70918"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10312 ms</w:t>
      </w:r>
    </w:p>
    <w:p w14:paraId="0C54C952"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2BBBFBF9"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9233 ms</w:t>
      </w:r>
    </w:p>
    <w:p w14:paraId="65BE473D"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4FBFC973"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9084 ms</w:t>
      </w:r>
    </w:p>
    <w:p w14:paraId="0BA015E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774D938"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8997 ms</w:t>
      </w:r>
    </w:p>
    <w:p w14:paraId="78BE09D0"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2D8B73EA"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9196 ms</w:t>
      </w:r>
    </w:p>
    <w:p w14:paraId="59EA9B84"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85D0A0C"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1188 ms</w:t>
      </w:r>
    </w:p>
    <w:p w14:paraId="445721D6"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5DB9E06A"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1186 ms</w:t>
      </w:r>
    </w:p>
    <w:p w14:paraId="3EE31BE6"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29B214C8"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1163 ms</w:t>
      </w:r>
    </w:p>
    <w:p w14:paraId="2FD40869"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453701E"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1071 ms</w:t>
      </w:r>
    </w:p>
    <w:p w14:paraId="40013625"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0986FE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174717</w:t>
      </w:r>
    </w:p>
    <w:p w14:paraId="1ACC7BE2"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1055 ms</w:t>
      </w:r>
    </w:p>
    <w:p w14:paraId="31B9540F"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2DDA9DD0" w14:textId="77777777" w:rsidR="00816506" w:rsidRPr="003A2D1B" w:rsidRDefault="00816506" w:rsidP="00816506">
      <w:pPr>
        <w:pStyle w:val="Kop3"/>
        <w:rPr>
          <w:lang w:val="en-GB"/>
        </w:rPr>
      </w:pPr>
      <w:r w:rsidRPr="003A2D1B">
        <w:rPr>
          <w:lang w:val="en-GB"/>
        </w:rPr>
        <w:t>Testcase 20 grote documenten</w:t>
      </w:r>
    </w:p>
    <w:p w14:paraId="36E510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2024-10-23 17:51:42.296</w:t>
      </w:r>
    </w:p>
    <w:p w14:paraId="0CBC93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9684F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99 ms</w:t>
      </w:r>
    </w:p>
    <w:p w14:paraId="71BD61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0959BE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2FBC5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2262 ms</w:t>
      </w:r>
    </w:p>
    <w:p w14:paraId="1FD984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107 ms</w:t>
      </w:r>
    </w:p>
    <w:p w14:paraId="76C8D2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113DF9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9352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62752</w:t>
      </w:r>
    </w:p>
    <w:p w14:paraId="5BDA68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60278 ms</w:t>
      </w:r>
    </w:p>
    <w:p w14:paraId="64F7B8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0E75366B" w14:textId="77777777" w:rsidR="00816506" w:rsidRPr="003A2D1B" w:rsidRDefault="00816506" w:rsidP="00816506">
      <w:pPr>
        <w:rPr>
          <w:rFonts w:eastAsiaTheme="majorEastAsia" w:cstheme="majorBidi"/>
          <w:color w:val="1F3763" w:themeColor="accent1" w:themeShade="7F"/>
          <w:sz w:val="24"/>
          <w:lang w:val="en-GB"/>
        </w:rPr>
      </w:pPr>
      <w:r w:rsidRPr="003A2D1B">
        <w:rPr>
          <w:lang w:val="en-GB"/>
        </w:rPr>
        <w:br w:type="page"/>
      </w:r>
    </w:p>
    <w:p w14:paraId="41B571BA" w14:textId="77777777" w:rsidR="00816506" w:rsidRPr="003A2D1B" w:rsidRDefault="00816506" w:rsidP="00816506">
      <w:pPr>
        <w:pStyle w:val="Kop1"/>
      </w:pPr>
      <w:r w:rsidRPr="003A2D1B">
        <w:t>Bijlage 4 testen donderdagochtend 2024-10-24</w:t>
      </w:r>
    </w:p>
    <w:p w14:paraId="68D8B1A7" w14:textId="77777777" w:rsidR="00816506" w:rsidRPr="003A2D1B" w:rsidRDefault="00816506" w:rsidP="00816506">
      <w:pPr>
        <w:pStyle w:val="Kop2"/>
      </w:pPr>
      <w:r w:rsidRPr="003A2D1B">
        <w:t>A - Productieomgeving – met cmis-corsa – met huidige versie open zaakbrug</w:t>
      </w:r>
    </w:p>
    <w:p w14:paraId="5C243FA3" w14:textId="77777777" w:rsidR="00816506" w:rsidRPr="003A2D1B" w:rsidRDefault="00816506" w:rsidP="00816506">
      <w:r w:rsidRPr="003A2D1B">
        <w:t xml:space="preserve">Open Zaakbrug Endpoint: </w:t>
      </w:r>
      <w:hyperlink r:id="rId52" w:history="1">
        <w:r w:rsidRPr="003A2D1B">
          <w:rPr>
            <w:rStyle w:val="Hyperlink"/>
          </w:rPr>
          <w:t>http://openzksbrugp001.iszf.local/</w:t>
        </w:r>
      </w:hyperlink>
    </w:p>
    <w:p w14:paraId="75AA4699" w14:textId="77777777" w:rsidR="00816506" w:rsidRPr="003A2D1B" w:rsidRDefault="00816506" w:rsidP="00816506">
      <w:pPr>
        <w:pStyle w:val="Kop3"/>
        <w:rPr>
          <w:lang w:val="en-GB"/>
        </w:rPr>
      </w:pPr>
      <w:r w:rsidRPr="003A2D1B">
        <w:rPr>
          <w:lang w:val="en-GB"/>
        </w:rPr>
        <w:t>Testcase 5 kleine documenten</w:t>
      </w:r>
    </w:p>
    <w:p w14:paraId="20635B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11:49:03.929</w:t>
      </w:r>
    </w:p>
    <w:p w14:paraId="1EB980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1 ms</w:t>
      </w:r>
    </w:p>
    <w:p w14:paraId="4D7B3A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98 ms</w:t>
      </w:r>
    </w:p>
    <w:p w14:paraId="0B9337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9C90F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16555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2045 ms</w:t>
      </w:r>
    </w:p>
    <w:p w14:paraId="479A91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101 ms</w:t>
      </w:r>
    </w:p>
    <w:p w14:paraId="0FBFC8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4B762B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7231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7807 ms</w:t>
      </w:r>
    </w:p>
    <w:p w14:paraId="2AEA23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10 ms</w:t>
      </w:r>
    </w:p>
    <w:p w14:paraId="736986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100 ms</w:t>
      </w:r>
    </w:p>
    <w:p w14:paraId="324BD8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22B648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0C50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6233 ms</w:t>
      </w:r>
    </w:p>
    <w:p w14:paraId="61774C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8BBED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91 ms</w:t>
      </w:r>
    </w:p>
    <w:p w14:paraId="1C82FF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7 ms</w:t>
      </w:r>
    </w:p>
    <w:p w14:paraId="6888B0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EF05F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6821 ms</w:t>
      </w:r>
    </w:p>
    <w:p w14:paraId="469931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7E18E4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72 ms</w:t>
      </w:r>
    </w:p>
    <w:p w14:paraId="1C09EB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4 ms</w:t>
      </w:r>
    </w:p>
    <w:p w14:paraId="439DB8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B100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6971 ms</w:t>
      </w:r>
    </w:p>
    <w:p w14:paraId="65799F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05ECC7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105 ms</w:t>
      </w:r>
    </w:p>
    <w:p w14:paraId="67BF18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5 ms</w:t>
      </w:r>
    </w:p>
    <w:p w14:paraId="29248FE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AB1862D"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6635 ms</w:t>
      </w:r>
    </w:p>
    <w:p w14:paraId="077576D2"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05BFD2D"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271 ms</w:t>
      </w:r>
    </w:p>
    <w:p w14:paraId="240C8B9B"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10546E23"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282 ms</w:t>
      </w:r>
    </w:p>
    <w:p w14:paraId="1211EA5E"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458CDB9"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232 ms</w:t>
      </w:r>
    </w:p>
    <w:p w14:paraId="6DD9072C"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9F52270"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270 ms</w:t>
      </w:r>
    </w:p>
    <w:p w14:paraId="0C36FB7B"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345A5A87"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387 ms</w:t>
      </w:r>
    </w:p>
    <w:p w14:paraId="094FB368"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51A23F66"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1037 ms</w:t>
      </w:r>
    </w:p>
    <w:p w14:paraId="586702BF"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02E1394D"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1148 ms</w:t>
      </w:r>
    </w:p>
    <w:p w14:paraId="155FDF45"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1A051890"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1144 ms</w:t>
      </w:r>
    </w:p>
    <w:p w14:paraId="508C0329"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662143D"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1334 ms</w:t>
      </w:r>
    </w:p>
    <w:p w14:paraId="1BAF218F"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28A723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44579</w:t>
      </w:r>
    </w:p>
    <w:p w14:paraId="2F104438"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1356 ms</w:t>
      </w:r>
    </w:p>
    <w:p w14:paraId="1E15DDCE"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7EAE9EC" w14:textId="77777777" w:rsidR="00816506" w:rsidRPr="003A2D1B" w:rsidRDefault="00816506" w:rsidP="00816506">
      <w:pPr>
        <w:pStyle w:val="Kop3"/>
        <w:rPr>
          <w:lang w:val="en-GB"/>
        </w:rPr>
      </w:pPr>
      <w:r w:rsidRPr="003A2D1B">
        <w:rPr>
          <w:lang w:val="en-GB"/>
        </w:rPr>
        <w:t>Testcase 5 grote documenten</w:t>
      </w:r>
    </w:p>
    <w:p w14:paraId="1A1CE4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11:52:23.380</w:t>
      </w:r>
    </w:p>
    <w:p w14:paraId="617777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F2B1B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125 ms</w:t>
      </w:r>
    </w:p>
    <w:p w14:paraId="73D297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5 ms</w:t>
      </w:r>
    </w:p>
    <w:p w14:paraId="711CB4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551D1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1846 ms</w:t>
      </w:r>
    </w:p>
    <w:p w14:paraId="5ED572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55 ms</w:t>
      </w:r>
    </w:p>
    <w:p w14:paraId="3DA686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387545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F48C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7988 ms</w:t>
      </w:r>
    </w:p>
    <w:p w14:paraId="11B791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53 ms</w:t>
      </w:r>
    </w:p>
    <w:p w14:paraId="4A4C73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65 ms</w:t>
      </w:r>
    </w:p>
    <w:p w14:paraId="71FDD6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321487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88E91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7185 ms</w:t>
      </w:r>
    </w:p>
    <w:p w14:paraId="7077BF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D0395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46 ms</w:t>
      </w:r>
    </w:p>
    <w:p w14:paraId="4D8529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0888DB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61E2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7259 ms</w:t>
      </w:r>
    </w:p>
    <w:p w14:paraId="1746E5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15D308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61 ms</w:t>
      </w:r>
    </w:p>
    <w:p w14:paraId="5BFCDA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0E5EE3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39B5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7281 ms</w:t>
      </w:r>
    </w:p>
    <w:p w14:paraId="65E499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0DD091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56 ms</w:t>
      </w:r>
    </w:p>
    <w:p w14:paraId="1562B0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061DF34B"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60B3493"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8781 ms</w:t>
      </w:r>
    </w:p>
    <w:p w14:paraId="36ECCB50"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354082B9"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321 ms</w:t>
      </w:r>
    </w:p>
    <w:p w14:paraId="06E3B1B3"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18 ms</w:t>
      </w:r>
    </w:p>
    <w:p w14:paraId="6824E63C"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280 ms</w:t>
      </w:r>
    </w:p>
    <w:p w14:paraId="6AA16D34"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4DE742D3"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272 ms</w:t>
      </w:r>
    </w:p>
    <w:p w14:paraId="3BFB77D0"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9303444"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274 ms</w:t>
      </w:r>
    </w:p>
    <w:p w14:paraId="0951D60B"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238D2676"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271 ms</w:t>
      </w:r>
    </w:p>
    <w:p w14:paraId="790934C3"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713A0A0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9746 ms</w:t>
      </w:r>
    </w:p>
    <w:p w14:paraId="5A9EE197"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22 ms</w:t>
      </w:r>
    </w:p>
    <w:p w14:paraId="1C41493B"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3489 ms</w:t>
      </w:r>
    </w:p>
    <w:p w14:paraId="0FA31B14"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7F527C0B"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2793 ms</w:t>
      </w:r>
    </w:p>
    <w:p w14:paraId="1A6DB187"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7D404182"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2592 ms</w:t>
      </w:r>
    </w:p>
    <w:p w14:paraId="251E24A5"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107090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63476</w:t>
      </w:r>
    </w:p>
    <w:p w14:paraId="496C1D29"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2575 ms</w:t>
      </w:r>
    </w:p>
    <w:p w14:paraId="53A78A94"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5D7C440E" w14:textId="77777777" w:rsidR="00816506" w:rsidRPr="003A2D1B" w:rsidRDefault="00816506" w:rsidP="00816506">
      <w:pPr>
        <w:pStyle w:val="Kop3"/>
        <w:rPr>
          <w:lang w:val="en-GB"/>
        </w:rPr>
      </w:pPr>
      <w:r w:rsidRPr="003A2D1B">
        <w:rPr>
          <w:lang w:val="en-GB"/>
        </w:rPr>
        <w:t>Testcase 20 kleine documenten</w:t>
      </w:r>
    </w:p>
    <w:p w14:paraId="034BA3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12:50:17.531</w:t>
      </w:r>
    </w:p>
    <w:p w14:paraId="07C5A9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1 ms</w:t>
      </w:r>
    </w:p>
    <w:p w14:paraId="4516BB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166 ms</w:t>
      </w:r>
    </w:p>
    <w:p w14:paraId="1418B3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12AAAB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88C1A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1707 ms</w:t>
      </w:r>
    </w:p>
    <w:p w14:paraId="71D41A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82 ms</w:t>
      </w:r>
    </w:p>
    <w:p w14:paraId="710922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0689C4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4095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14732 ms</w:t>
      </w:r>
    </w:p>
    <w:p w14:paraId="3EC0F4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6 ms</w:t>
      </w:r>
    </w:p>
    <w:p w14:paraId="0B664B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132 ms</w:t>
      </w:r>
    </w:p>
    <w:p w14:paraId="6E7DC0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20 ms</w:t>
      </w:r>
    </w:p>
    <w:p w14:paraId="6940E4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86BC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6026 ms</w:t>
      </w:r>
    </w:p>
    <w:p w14:paraId="4109A4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2A0A50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66 ms</w:t>
      </w:r>
    </w:p>
    <w:p w14:paraId="68B779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61AEDB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C1669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5820 ms</w:t>
      </w:r>
    </w:p>
    <w:p w14:paraId="52D73D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64E46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60 ms</w:t>
      </w:r>
    </w:p>
    <w:p w14:paraId="23FB7A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01A7A2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12D3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5670 ms</w:t>
      </w:r>
    </w:p>
    <w:p w14:paraId="4835D5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45B22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54 ms</w:t>
      </w:r>
    </w:p>
    <w:p w14:paraId="474726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0FA73C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B927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6226 ms</w:t>
      </w:r>
    </w:p>
    <w:p w14:paraId="631E0E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30FC6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56 ms</w:t>
      </w:r>
    </w:p>
    <w:p w14:paraId="5F3A1C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537497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F615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5825 ms</w:t>
      </w:r>
    </w:p>
    <w:p w14:paraId="0DAA63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CC603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62 ms</w:t>
      </w:r>
    </w:p>
    <w:p w14:paraId="3375CD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5 ms</w:t>
      </w:r>
    </w:p>
    <w:p w14:paraId="495EC7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1FDD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5538 ms</w:t>
      </w:r>
    </w:p>
    <w:p w14:paraId="6583DE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0F03E0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55 ms</w:t>
      </w:r>
    </w:p>
    <w:p w14:paraId="22CA8B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4F60B2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A9B9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6053 ms</w:t>
      </w:r>
    </w:p>
    <w:p w14:paraId="493926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308EEC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57 ms</w:t>
      </w:r>
    </w:p>
    <w:p w14:paraId="7617E4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4 ms</w:t>
      </w:r>
    </w:p>
    <w:p w14:paraId="0D92D1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70A5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5563 ms</w:t>
      </w:r>
    </w:p>
    <w:p w14:paraId="0095E1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109E2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83 ms</w:t>
      </w:r>
    </w:p>
    <w:p w14:paraId="433F22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681F07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797A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6095 ms</w:t>
      </w:r>
    </w:p>
    <w:p w14:paraId="14534B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5A732A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67 ms</w:t>
      </w:r>
    </w:p>
    <w:p w14:paraId="0F2710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5 ms</w:t>
      </w:r>
    </w:p>
    <w:p w14:paraId="68A11E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1118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5841 ms</w:t>
      </w:r>
    </w:p>
    <w:p w14:paraId="12DFC5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2D9C4E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95 ms</w:t>
      </w:r>
    </w:p>
    <w:p w14:paraId="606B28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4 ms</w:t>
      </w:r>
    </w:p>
    <w:p w14:paraId="09FCD5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3A1AD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6129 ms</w:t>
      </w:r>
    </w:p>
    <w:p w14:paraId="2C8228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1855EC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54 ms</w:t>
      </w:r>
    </w:p>
    <w:p w14:paraId="335B59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5295B4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3AD0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5776 ms</w:t>
      </w:r>
    </w:p>
    <w:p w14:paraId="6F4FEB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7F7CE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93 ms</w:t>
      </w:r>
    </w:p>
    <w:p w14:paraId="28BB9F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40E13A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7EAE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5734 ms</w:t>
      </w:r>
    </w:p>
    <w:p w14:paraId="66056A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8DA7E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63 ms</w:t>
      </w:r>
    </w:p>
    <w:p w14:paraId="71333C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55AE8C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5318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5659 ms</w:t>
      </w:r>
    </w:p>
    <w:p w14:paraId="22E761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218890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50 ms</w:t>
      </w:r>
    </w:p>
    <w:p w14:paraId="0F2260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7 ms</w:t>
      </w:r>
    </w:p>
    <w:p w14:paraId="34DE4A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C9C0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5959 ms</w:t>
      </w:r>
    </w:p>
    <w:p w14:paraId="2CF890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6BD7A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62 ms</w:t>
      </w:r>
    </w:p>
    <w:p w14:paraId="3E0BDC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5 ms</w:t>
      </w:r>
    </w:p>
    <w:p w14:paraId="681287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F641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5927 ms</w:t>
      </w:r>
    </w:p>
    <w:p w14:paraId="67465A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10E30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53 ms</w:t>
      </w:r>
    </w:p>
    <w:p w14:paraId="687673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232A38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5C6B6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5730 ms</w:t>
      </w:r>
    </w:p>
    <w:p w14:paraId="535186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9A8B0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59 ms</w:t>
      </w:r>
    </w:p>
    <w:p w14:paraId="578A0E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665299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E234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5773 ms</w:t>
      </w:r>
    </w:p>
    <w:p w14:paraId="4614FC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2E185E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51 ms</w:t>
      </w:r>
    </w:p>
    <w:p w14:paraId="77EA00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4 ms</w:t>
      </w:r>
    </w:p>
    <w:p w14:paraId="6717084F"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9A69FBA"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6207 ms</w:t>
      </w:r>
    </w:p>
    <w:p w14:paraId="084AAB65"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339DE8E1"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277 ms</w:t>
      </w:r>
    </w:p>
    <w:p w14:paraId="4BFBD981"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17D3F492"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292 ms</w:t>
      </w:r>
    </w:p>
    <w:p w14:paraId="395A3C30"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5C3CB49"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253 ms</w:t>
      </w:r>
    </w:p>
    <w:p w14:paraId="535AA528"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577ED01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251 ms</w:t>
      </w:r>
    </w:p>
    <w:p w14:paraId="3702C78C"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00AE05A1"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252 ms</w:t>
      </w:r>
    </w:p>
    <w:p w14:paraId="2F1A94B5"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29C7A578"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1059 ms</w:t>
      </w:r>
    </w:p>
    <w:p w14:paraId="6B23B708"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5431AC92"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1025 ms</w:t>
      </w:r>
    </w:p>
    <w:p w14:paraId="10B64C9C"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CA5C1E8"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1034 ms</w:t>
      </w:r>
    </w:p>
    <w:p w14:paraId="3E0CB4D4"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0881F0CD"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1056 ms</w:t>
      </w:r>
    </w:p>
    <w:p w14:paraId="7BFF9C65"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181FCA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136335</w:t>
      </w:r>
    </w:p>
    <w:p w14:paraId="169BE103"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1226 ms</w:t>
      </w:r>
    </w:p>
    <w:p w14:paraId="7514008F"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1B66714D" w14:textId="77777777" w:rsidR="00816506" w:rsidRPr="003A2D1B" w:rsidRDefault="00816506" w:rsidP="00816506">
      <w:pPr>
        <w:pStyle w:val="Kop3"/>
        <w:rPr>
          <w:lang w:val="en-GB"/>
        </w:rPr>
      </w:pPr>
      <w:r w:rsidRPr="003A2D1B">
        <w:rPr>
          <w:lang w:val="en-GB"/>
        </w:rPr>
        <w:t>Testcase 20 grote documenten</w:t>
      </w:r>
    </w:p>
    <w:p w14:paraId="44155A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12:54:21.924</w:t>
      </w:r>
    </w:p>
    <w:p w14:paraId="023D13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C2C6C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82 ms</w:t>
      </w:r>
    </w:p>
    <w:p w14:paraId="4F5593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6 ms</w:t>
      </w:r>
    </w:p>
    <w:p w14:paraId="20FE7B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DD99B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1739 ms</w:t>
      </w:r>
    </w:p>
    <w:p w14:paraId="0033C4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86 ms</w:t>
      </w:r>
    </w:p>
    <w:p w14:paraId="5D13D1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5C65D5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9AE72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9001 ms</w:t>
      </w:r>
    </w:p>
    <w:p w14:paraId="445D7B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42 ms</w:t>
      </w:r>
    </w:p>
    <w:p w14:paraId="5146E0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73 ms</w:t>
      </w:r>
    </w:p>
    <w:p w14:paraId="271387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333A64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21EE5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9921 ms</w:t>
      </w:r>
    </w:p>
    <w:p w14:paraId="565FF7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AB318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50 ms</w:t>
      </w:r>
    </w:p>
    <w:p w14:paraId="03C628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6415EB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80984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11017 ms</w:t>
      </w:r>
    </w:p>
    <w:p w14:paraId="602BDC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0DB598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61 ms</w:t>
      </w:r>
    </w:p>
    <w:p w14:paraId="0A9AB8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6C9B76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151B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8482 ms</w:t>
      </w:r>
    </w:p>
    <w:p w14:paraId="7BBB57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D086B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55 ms</w:t>
      </w:r>
    </w:p>
    <w:p w14:paraId="2704F0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03996C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D450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11906 ms</w:t>
      </w:r>
    </w:p>
    <w:p w14:paraId="7F0DD8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1442C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157 ms</w:t>
      </w:r>
    </w:p>
    <w:p w14:paraId="3F5DFC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13AF86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CD29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10628 ms</w:t>
      </w:r>
    </w:p>
    <w:p w14:paraId="0CB851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161B02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58 ms</w:t>
      </w:r>
    </w:p>
    <w:p w14:paraId="253DA2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3 ms</w:t>
      </w:r>
    </w:p>
    <w:p w14:paraId="488C38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66787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10511 ms</w:t>
      </w:r>
    </w:p>
    <w:p w14:paraId="0CCC42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31D15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84 ms</w:t>
      </w:r>
    </w:p>
    <w:p w14:paraId="5DDD41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0C17D0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A0C5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11273 ms</w:t>
      </w:r>
    </w:p>
    <w:p w14:paraId="1AD39F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3A75B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55 ms</w:t>
      </w:r>
    </w:p>
    <w:p w14:paraId="065F2B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0C22D6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920A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7306 ms</w:t>
      </w:r>
    </w:p>
    <w:p w14:paraId="10AE98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514DB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52 ms</w:t>
      </w:r>
    </w:p>
    <w:p w14:paraId="5C28F8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2ADAFE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5A4D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7760 ms</w:t>
      </w:r>
    </w:p>
    <w:p w14:paraId="595641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5D2804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48 ms</w:t>
      </w:r>
    </w:p>
    <w:p w14:paraId="633272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215D7C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7168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8778 ms</w:t>
      </w:r>
    </w:p>
    <w:p w14:paraId="0BB05E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837C0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66 ms</w:t>
      </w:r>
    </w:p>
    <w:p w14:paraId="5DDB5D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4 ms</w:t>
      </w:r>
    </w:p>
    <w:p w14:paraId="43A71C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0057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8037 ms</w:t>
      </w:r>
    </w:p>
    <w:p w14:paraId="112C54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6CC20C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60 ms</w:t>
      </w:r>
    </w:p>
    <w:p w14:paraId="6B5C76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8 ms</w:t>
      </w:r>
    </w:p>
    <w:p w14:paraId="554272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2762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8105 ms</w:t>
      </w:r>
    </w:p>
    <w:p w14:paraId="0F06AE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0E7109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52 ms</w:t>
      </w:r>
    </w:p>
    <w:p w14:paraId="21851E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0AFD7E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E5A8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7747 ms</w:t>
      </w:r>
    </w:p>
    <w:p w14:paraId="3A80F3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00132F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58 ms</w:t>
      </w:r>
    </w:p>
    <w:p w14:paraId="7B025D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24C016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2081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7488 ms</w:t>
      </w:r>
    </w:p>
    <w:p w14:paraId="121EEA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71760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44 ms</w:t>
      </w:r>
    </w:p>
    <w:p w14:paraId="66EF67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096D0F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80391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7380 ms</w:t>
      </w:r>
    </w:p>
    <w:p w14:paraId="7BF947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25308B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53 ms</w:t>
      </w:r>
    </w:p>
    <w:p w14:paraId="52606D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58537A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8B2F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8174 ms</w:t>
      </w:r>
    </w:p>
    <w:p w14:paraId="179EFF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9AEB7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56 ms</w:t>
      </w:r>
    </w:p>
    <w:p w14:paraId="4EBD0F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46087B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764A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8758 ms</w:t>
      </w:r>
    </w:p>
    <w:p w14:paraId="2B0272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18013C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67 ms</w:t>
      </w:r>
    </w:p>
    <w:p w14:paraId="0282B0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5 ms</w:t>
      </w:r>
    </w:p>
    <w:p w14:paraId="6AB88E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3A44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7497 ms</w:t>
      </w:r>
    </w:p>
    <w:p w14:paraId="675195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3FDD02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81 ms</w:t>
      </w:r>
    </w:p>
    <w:p w14:paraId="1CA3CB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9 ms</w:t>
      </w:r>
    </w:p>
    <w:p w14:paraId="52C456C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14214D7"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7385 ms</w:t>
      </w:r>
    </w:p>
    <w:p w14:paraId="6F26624E"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2E964140"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324 ms</w:t>
      </w:r>
    </w:p>
    <w:p w14:paraId="5551F1EA"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24 ms</w:t>
      </w:r>
    </w:p>
    <w:p w14:paraId="43BA8AA7"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277 ms</w:t>
      </w:r>
    </w:p>
    <w:p w14:paraId="6666110B"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4A8ADCE"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278 ms</w:t>
      </w:r>
    </w:p>
    <w:p w14:paraId="0620BDBD"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311B9F8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268 ms</w:t>
      </w:r>
    </w:p>
    <w:p w14:paraId="0BC4BE4A"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5C4DD19"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272 ms</w:t>
      </w:r>
    </w:p>
    <w:p w14:paraId="3C62D51C"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6966286"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3057 ms</w:t>
      </w:r>
    </w:p>
    <w:p w14:paraId="424E6FDE"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36 ms</w:t>
      </w:r>
    </w:p>
    <w:p w14:paraId="56267289"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2839 ms</w:t>
      </w:r>
    </w:p>
    <w:p w14:paraId="1C04D846"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00E9BB7E"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2725 ms</w:t>
      </w:r>
    </w:p>
    <w:p w14:paraId="21CA7DE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04C07EA"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2668 ms</w:t>
      </w:r>
    </w:p>
    <w:p w14:paraId="2FD885EC"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0966B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195889</w:t>
      </w:r>
    </w:p>
    <w:p w14:paraId="45B272BC"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2712 ms</w:t>
      </w:r>
    </w:p>
    <w:p w14:paraId="69E87946"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1681709D" w14:textId="77777777" w:rsidR="00816506" w:rsidRPr="003A2D1B" w:rsidRDefault="00816506" w:rsidP="00816506">
      <w:pPr>
        <w:pStyle w:val="Kop2"/>
      </w:pPr>
      <w:r w:rsidRPr="003A2D1B">
        <w:t>B - Testomgeving – met cmis-corsa – met huidige versie open zaakbrug</w:t>
      </w:r>
    </w:p>
    <w:p w14:paraId="7EC9E603" w14:textId="77777777" w:rsidR="00816506" w:rsidRPr="003A2D1B" w:rsidRDefault="00816506" w:rsidP="00816506">
      <w:r w:rsidRPr="003A2D1B">
        <w:t xml:space="preserve">Open Zaakbrug Endpoint: </w:t>
      </w:r>
      <w:hyperlink r:id="rId53" w:history="1">
        <w:r w:rsidRPr="003A2D1B">
          <w:rPr>
            <w:rStyle w:val="Hyperlink"/>
          </w:rPr>
          <w:t>http://openzksbrugt001.iszf.local/</w:t>
        </w:r>
      </w:hyperlink>
    </w:p>
    <w:p w14:paraId="2289FD06" w14:textId="77777777" w:rsidR="00816506" w:rsidRPr="003A2D1B" w:rsidRDefault="00816506" w:rsidP="00816506">
      <w:pPr>
        <w:pStyle w:val="Kop3"/>
        <w:rPr>
          <w:lang w:val="en-GB"/>
        </w:rPr>
      </w:pPr>
      <w:r w:rsidRPr="003A2D1B">
        <w:rPr>
          <w:lang w:val="en-GB"/>
        </w:rPr>
        <w:t>Testcase 5 kleine documenten</w:t>
      </w:r>
    </w:p>
    <w:p w14:paraId="22BC93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12:59:08.180</w:t>
      </w:r>
    </w:p>
    <w:p w14:paraId="37711B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941D2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67 ms</w:t>
      </w:r>
    </w:p>
    <w:p w14:paraId="3D2D36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5 ms</w:t>
      </w:r>
    </w:p>
    <w:p w14:paraId="0A8904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57ED5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1060 ms</w:t>
      </w:r>
    </w:p>
    <w:p w14:paraId="2DD46D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66 ms</w:t>
      </w:r>
    </w:p>
    <w:p w14:paraId="49700B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6A87C2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548CB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15201 ms</w:t>
      </w:r>
    </w:p>
    <w:p w14:paraId="04A83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44F0D4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71 ms</w:t>
      </w:r>
    </w:p>
    <w:p w14:paraId="661F98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6536E2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924D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7405 ms</w:t>
      </w:r>
    </w:p>
    <w:p w14:paraId="58B6CD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7EB24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12EBB4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777B6B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DBEA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7400 ms</w:t>
      </w:r>
    </w:p>
    <w:p w14:paraId="13D278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0C6E2D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72 ms</w:t>
      </w:r>
    </w:p>
    <w:p w14:paraId="79CF59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229707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1729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7408 ms</w:t>
      </w:r>
    </w:p>
    <w:p w14:paraId="6E915B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980B9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70 ms</w:t>
      </w:r>
    </w:p>
    <w:p w14:paraId="3A4E41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672B39E0"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0583499"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7309 ms</w:t>
      </w:r>
    </w:p>
    <w:p w14:paraId="52E68C7A"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1A7F551"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1832 ms</w:t>
      </w:r>
    </w:p>
    <w:p w14:paraId="537B1A36"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34A97823"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250 ms</w:t>
      </w:r>
    </w:p>
    <w:p w14:paraId="6472AD7B"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1E762E90"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225 ms</w:t>
      </w:r>
    </w:p>
    <w:p w14:paraId="36E50CDA"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C2AC610"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232 ms</w:t>
      </w:r>
    </w:p>
    <w:p w14:paraId="5FFD167F"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0B54F94E"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209 ms</w:t>
      </w:r>
    </w:p>
    <w:p w14:paraId="55ECDFC7"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7B51C934"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1390 ms</w:t>
      </w:r>
    </w:p>
    <w:p w14:paraId="0BA0D006"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1 ms</w:t>
      </w:r>
    </w:p>
    <w:p w14:paraId="33591AAC"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1480 ms</w:t>
      </w:r>
    </w:p>
    <w:p w14:paraId="7C60FD91"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2FEC8FA6"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1449 ms</w:t>
      </w:r>
    </w:p>
    <w:p w14:paraId="214FA368"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073C86EE"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1562 ms</w:t>
      </w:r>
    </w:p>
    <w:p w14:paraId="38110A24"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00BECA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56447</w:t>
      </w:r>
    </w:p>
    <w:p w14:paraId="327D2EF0"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1617 ms</w:t>
      </w:r>
    </w:p>
    <w:p w14:paraId="077E726D"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8F87849" w14:textId="77777777" w:rsidR="00816506" w:rsidRPr="003A2D1B" w:rsidRDefault="00816506" w:rsidP="00816506">
      <w:pPr>
        <w:pStyle w:val="Kop3"/>
        <w:rPr>
          <w:lang w:val="en-GB"/>
        </w:rPr>
      </w:pPr>
      <w:r w:rsidRPr="003A2D1B">
        <w:rPr>
          <w:lang w:val="en-GB"/>
        </w:rPr>
        <w:t>Testcase 5 grote documenten</w:t>
      </w:r>
    </w:p>
    <w:p w14:paraId="0F2B38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13:00:50.813</w:t>
      </w:r>
    </w:p>
    <w:p w14:paraId="0826AD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ECF19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79 ms</w:t>
      </w:r>
    </w:p>
    <w:p w14:paraId="7A015E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6 ms</w:t>
      </w:r>
    </w:p>
    <w:p w14:paraId="218D9B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0984F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1316 ms</w:t>
      </w:r>
    </w:p>
    <w:p w14:paraId="7E3EE1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65 ms</w:t>
      </w:r>
    </w:p>
    <w:p w14:paraId="4D698A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64E7DC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F5E0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13454 ms</w:t>
      </w:r>
    </w:p>
    <w:p w14:paraId="4CB6F1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2158CF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165 ms</w:t>
      </w:r>
    </w:p>
    <w:p w14:paraId="671365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6E3903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430C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10654 ms</w:t>
      </w:r>
    </w:p>
    <w:p w14:paraId="534A5F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674B22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72 ms</w:t>
      </w:r>
    </w:p>
    <w:p w14:paraId="48673F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5 ms</w:t>
      </w:r>
    </w:p>
    <w:p w14:paraId="3C090E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7DED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10459 ms</w:t>
      </w:r>
    </w:p>
    <w:p w14:paraId="740C95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1D3E9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56 ms</w:t>
      </w:r>
    </w:p>
    <w:p w14:paraId="59B087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643E70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A5BF2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10179 ms</w:t>
      </w:r>
    </w:p>
    <w:p w14:paraId="44709A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2ED9F1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55 ms</w:t>
      </w:r>
    </w:p>
    <w:p w14:paraId="7A013F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1CFBC75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21B4E85"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9513 ms</w:t>
      </w:r>
    </w:p>
    <w:p w14:paraId="6C9FE5BB"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D3D3796"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246 ms</w:t>
      </w:r>
    </w:p>
    <w:p w14:paraId="408A619D"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17CFA1FF"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274 ms</w:t>
      </w:r>
    </w:p>
    <w:p w14:paraId="138684F0"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2AA6A1BD"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203 ms</w:t>
      </w:r>
    </w:p>
    <w:p w14:paraId="55978C20"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1E797DE"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219 ms</w:t>
      </w:r>
    </w:p>
    <w:p w14:paraId="1CB9FD3D"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2634BB9E"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221 ms</w:t>
      </w:r>
    </w:p>
    <w:p w14:paraId="500E678D"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53A76D2E"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3630 ms</w:t>
      </w:r>
    </w:p>
    <w:p w14:paraId="59145932"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7CAECB0C"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3305 ms</w:t>
      </w:r>
    </w:p>
    <w:p w14:paraId="58B07D2D"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05BEFDE5"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3278 ms</w:t>
      </w:r>
    </w:p>
    <w:p w14:paraId="0B1EE5CE"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3B62B85F"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3306 ms</w:t>
      </w:r>
    </w:p>
    <w:p w14:paraId="5547F89D"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451992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74412</w:t>
      </w:r>
    </w:p>
    <w:p w14:paraId="011BCE90"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3638 ms</w:t>
      </w:r>
    </w:p>
    <w:p w14:paraId="22D01F24"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25475DBB" w14:textId="77777777" w:rsidR="00816506" w:rsidRPr="003A2D1B" w:rsidRDefault="00816506" w:rsidP="00816506">
      <w:pPr>
        <w:pStyle w:val="Kop3"/>
        <w:rPr>
          <w:lang w:val="en-GB"/>
        </w:rPr>
      </w:pPr>
      <w:r w:rsidRPr="003A2D1B">
        <w:rPr>
          <w:lang w:val="en-GB"/>
        </w:rPr>
        <w:t>Testcase 20 kleine documenten</w:t>
      </w:r>
    </w:p>
    <w:p w14:paraId="3DE390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13:02:44.945</w:t>
      </w:r>
    </w:p>
    <w:p w14:paraId="5E1880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D0089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70 ms</w:t>
      </w:r>
    </w:p>
    <w:p w14:paraId="48A53C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060F82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BFBF3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1090 ms</w:t>
      </w:r>
    </w:p>
    <w:p w14:paraId="2BB94E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45 ms</w:t>
      </w:r>
    </w:p>
    <w:p w14:paraId="7F0E8F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6C9CC4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51A3E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8671 ms</w:t>
      </w:r>
    </w:p>
    <w:p w14:paraId="6AE63A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1D677F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69 ms</w:t>
      </w:r>
    </w:p>
    <w:p w14:paraId="268230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6B8F48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E5FE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7452 ms</w:t>
      </w:r>
    </w:p>
    <w:p w14:paraId="7C4F59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B28EF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48 ms</w:t>
      </w:r>
    </w:p>
    <w:p w14:paraId="3C78A1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7AE98D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CE026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8151 ms</w:t>
      </w:r>
    </w:p>
    <w:p w14:paraId="6E4281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085DD5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83 ms</w:t>
      </w:r>
    </w:p>
    <w:p w14:paraId="12C200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5 ms</w:t>
      </w:r>
    </w:p>
    <w:p w14:paraId="3788C7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562A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7525 ms</w:t>
      </w:r>
    </w:p>
    <w:p w14:paraId="25B8EF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42C81C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91 ms</w:t>
      </w:r>
    </w:p>
    <w:p w14:paraId="11F733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538B0D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9C37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6977 ms</w:t>
      </w:r>
    </w:p>
    <w:p w14:paraId="3C0FC9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44B2FA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73 ms</w:t>
      </w:r>
    </w:p>
    <w:p w14:paraId="21519A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4 ms</w:t>
      </w:r>
    </w:p>
    <w:p w14:paraId="5294E4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0DE9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7358 ms</w:t>
      </w:r>
    </w:p>
    <w:p w14:paraId="71BAEA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2ACEF2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58 ms</w:t>
      </w:r>
    </w:p>
    <w:p w14:paraId="60482F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4 ms</w:t>
      </w:r>
    </w:p>
    <w:p w14:paraId="4C56F1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7E6A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7393 ms</w:t>
      </w:r>
    </w:p>
    <w:p w14:paraId="12D997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40A4AE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74 ms</w:t>
      </w:r>
    </w:p>
    <w:p w14:paraId="08C209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17023D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EE0C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7433 ms</w:t>
      </w:r>
    </w:p>
    <w:p w14:paraId="066325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4A2A1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81 ms</w:t>
      </w:r>
    </w:p>
    <w:p w14:paraId="0E28EA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4 ms</w:t>
      </w:r>
    </w:p>
    <w:p w14:paraId="52B1D4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2010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7736 ms</w:t>
      </w:r>
    </w:p>
    <w:p w14:paraId="681282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291F92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79 ms</w:t>
      </w:r>
    </w:p>
    <w:p w14:paraId="3B54A5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4 ms</w:t>
      </w:r>
    </w:p>
    <w:p w14:paraId="395669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32B1C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7310 ms</w:t>
      </w:r>
    </w:p>
    <w:p w14:paraId="67FB59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309FBC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43 ms</w:t>
      </w:r>
    </w:p>
    <w:p w14:paraId="7B1C7A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0E96ED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15FC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7231 ms</w:t>
      </w:r>
    </w:p>
    <w:p w14:paraId="1975CE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578ABE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66 ms</w:t>
      </w:r>
    </w:p>
    <w:p w14:paraId="00B07C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9 ms</w:t>
      </w:r>
    </w:p>
    <w:p w14:paraId="0D9D8F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0A598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7002 ms</w:t>
      </w:r>
    </w:p>
    <w:p w14:paraId="1BE6FB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75A3D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84 ms</w:t>
      </w:r>
    </w:p>
    <w:p w14:paraId="2BFE27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4 ms</w:t>
      </w:r>
    </w:p>
    <w:p w14:paraId="503CCA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30D1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6965 ms</w:t>
      </w:r>
    </w:p>
    <w:p w14:paraId="36D305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589063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72 ms</w:t>
      </w:r>
    </w:p>
    <w:p w14:paraId="365098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4 ms</w:t>
      </w:r>
    </w:p>
    <w:p w14:paraId="4CFCB3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70D3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6888 ms</w:t>
      </w:r>
    </w:p>
    <w:p w14:paraId="247D1E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F1663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50 ms</w:t>
      </w:r>
    </w:p>
    <w:p w14:paraId="48FF5C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078F81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7583B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6933 ms</w:t>
      </w:r>
    </w:p>
    <w:p w14:paraId="7EF734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6CB4FA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70 ms</w:t>
      </w:r>
    </w:p>
    <w:p w14:paraId="75EC7B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4 ms</w:t>
      </w:r>
    </w:p>
    <w:p w14:paraId="0C50DA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E43E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7019 ms</w:t>
      </w:r>
    </w:p>
    <w:p w14:paraId="13305E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41948E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60 ms</w:t>
      </w:r>
    </w:p>
    <w:p w14:paraId="7B2FBC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715F85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9C89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6993 ms</w:t>
      </w:r>
    </w:p>
    <w:p w14:paraId="2866DF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0DAAE8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71 ms</w:t>
      </w:r>
    </w:p>
    <w:p w14:paraId="70B804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5E86FD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AEC5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6912 ms</w:t>
      </w:r>
    </w:p>
    <w:p w14:paraId="7AD17D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51B8C3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74 ms</w:t>
      </w:r>
    </w:p>
    <w:p w14:paraId="3833F8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3CC106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1066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7252 ms</w:t>
      </w:r>
    </w:p>
    <w:p w14:paraId="143531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7BB71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144 ms</w:t>
      </w:r>
    </w:p>
    <w:p w14:paraId="4D05BA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4 ms</w:t>
      </w:r>
    </w:p>
    <w:p w14:paraId="6FD7E9E5"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934EEFA"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7509 ms</w:t>
      </w:r>
    </w:p>
    <w:p w14:paraId="0EC0BF2B"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372A001"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247 ms</w:t>
      </w:r>
    </w:p>
    <w:p w14:paraId="2F70EF8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1AA0D0A0"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340 ms</w:t>
      </w:r>
    </w:p>
    <w:p w14:paraId="26705CC6"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FA3D8D1"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305 ms</w:t>
      </w:r>
    </w:p>
    <w:p w14:paraId="0BC1AF4F"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06F13F6"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232 ms</w:t>
      </w:r>
    </w:p>
    <w:p w14:paraId="605D88ED"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7F5ACDA7"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240 ms</w:t>
      </w:r>
    </w:p>
    <w:p w14:paraId="59906C8A"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4A0C121"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1307 ms</w:t>
      </w:r>
    </w:p>
    <w:p w14:paraId="761DBE0A"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6E108888"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1392 ms</w:t>
      </w:r>
    </w:p>
    <w:p w14:paraId="0B52AFD6"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7E3063E7"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1358 ms</w:t>
      </w:r>
    </w:p>
    <w:p w14:paraId="217599D8"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379BAFF0"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1367 ms</w:t>
      </w:r>
    </w:p>
    <w:p w14:paraId="6AB95411"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62DAED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157520</w:t>
      </w:r>
    </w:p>
    <w:p w14:paraId="03E026AA"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1348 ms</w:t>
      </w:r>
    </w:p>
    <w:p w14:paraId="4937EC8C"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017A97D2" w14:textId="77777777" w:rsidR="00816506" w:rsidRPr="003A2D1B" w:rsidRDefault="00816506" w:rsidP="00816506">
      <w:pPr>
        <w:pStyle w:val="Kop3"/>
        <w:rPr>
          <w:lang w:val="en-GB"/>
        </w:rPr>
      </w:pPr>
      <w:r w:rsidRPr="003A2D1B">
        <w:rPr>
          <w:lang w:val="en-GB"/>
        </w:rPr>
        <w:t>Testcase 20 grote documenten</w:t>
      </w:r>
    </w:p>
    <w:p w14:paraId="571F08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13:08:18.583</w:t>
      </w:r>
    </w:p>
    <w:p w14:paraId="5C929C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F78B5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72 ms</w:t>
      </w:r>
    </w:p>
    <w:p w14:paraId="54E42E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6 ms</w:t>
      </w:r>
    </w:p>
    <w:p w14:paraId="50C97C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CADB7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1180 ms</w:t>
      </w:r>
    </w:p>
    <w:p w14:paraId="0F5D96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54 ms</w:t>
      </w:r>
    </w:p>
    <w:p w14:paraId="145560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2A6AD4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F5D30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10828 ms</w:t>
      </w:r>
    </w:p>
    <w:p w14:paraId="152CDA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1 ms</w:t>
      </w:r>
    </w:p>
    <w:p w14:paraId="74CA78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57 ms</w:t>
      </w:r>
    </w:p>
    <w:p w14:paraId="1676B4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18 ms</w:t>
      </w:r>
    </w:p>
    <w:p w14:paraId="63006D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2678D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9227 ms</w:t>
      </w:r>
    </w:p>
    <w:p w14:paraId="79A144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AE02E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67 ms</w:t>
      </w:r>
    </w:p>
    <w:p w14:paraId="4560B1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29745F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086DB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9740 ms</w:t>
      </w:r>
    </w:p>
    <w:p w14:paraId="00ACB4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C89F4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50 ms</w:t>
      </w:r>
    </w:p>
    <w:p w14:paraId="536FE2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4 ms</w:t>
      </w:r>
    </w:p>
    <w:p w14:paraId="065BFF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77F4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9529 ms</w:t>
      </w:r>
    </w:p>
    <w:p w14:paraId="1EDF8B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00EA86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48 ms</w:t>
      </w:r>
    </w:p>
    <w:p w14:paraId="404237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47511E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0284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9700 ms</w:t>
      </w:r>
    </w:p>
    <w:p w14:paraId="119931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3CFB55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67 ms</w:t>
      </w:r>
    </w:p>
    <w:p w14:paraId="10F8D1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7 ms</w:t>
      </w:r>
    </w:p>
    <w:p w14:paraId="3482F4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FD11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9988 ms</w:t>
      </w:r>
    </w:p>
    <w:p w14:paraId="6DA3D6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16DBB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46 ms</w:t>
      </w:r>
    </w:p>
    <w:p w14:paraId="29CF3A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8 ms</w:t>
      </w:r>
    </w:p>
    <w:p w14:paraId="0DF305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24E8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9612 ms</w:t>
      </w:r>
    </w:p>
    <w:p w14:paraId="060649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A32AD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46 ms</w:t>
      </w:r>
    </w:p>
    <w:p w14:paraId="453C92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5 ms</w:t>
      </w:r>
    </w:p>
    <w:p w14:paraId="3FD764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4154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11336 ms</w:t>
      </w:r>
    </w:p>
    <w:p w14:paraId="765272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53F81E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42 ms</w:t>
      </w:r>
    </w:p>
    <w:p w14:paraId="70A60B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2D2275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0F1D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9417 ms</w:t>
      </w:r>
    </w:p>
    <w:p w14:paraId="44F569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5EAA9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46 ms</w:t>
      </w:r>
    </w:p>
    <w:p w14:paraId="66842D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77C6DF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6BF5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9766 ms</w:t>
      </w:r>
    </w:p>
    <w:p w14:paraId="7FB110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46D135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44 ms</w:t>
      </w:r>
    </w:p>
    <w:p w14:paraId="62F546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76A7ED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4D03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9652 ms</w:t>
      </w:r>
    </w:p>
    <w:p w14:paraId="5C7940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2A8F0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84 ms</w:t>
      </w:r>
    </w:p>
    <w:p w14:paraId="161CA8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13 ms</w:t>
      </w:r>
    </w:p>
    <w:p w14:paraId="647B9F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594E1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9858 ms</w:t>
      </w:r>
    </w:p>
    <w:p w14:paraId="6B8C5E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31961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77 ms</w:t>
      </w:r>
    </w:p>
    <w:p w14:paraId="7FB5A4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22 ms</w:t>
      </w:r>
    </w:p>
    <w:p w14:paraId="7672D0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C157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9926 ms</w:t>
      </w:r>
    </w:p>
    <w:p w14:paraId="6D470C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59CA1B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49 ms</w:t>
      </w:r>
    </w:p>
    <w:p w14:paraId="399E41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073122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2F9E0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9479 ms</w:t>
      </w:r>
    </w:p>
    <w:p w14:paraId="471392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54ED05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52 ms</w:t>
      </w:r>
    </w:p>
    <w:p w14:paraId="23F9F1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46A40D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A1F0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9769 ms</w:t>
      </w:r>
    </w:p>
    <w:p w14:paraId="45A447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A551B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52 ms</w:t>
      </w:r>
    </w:p>
    <w:p w14:paraId="3E0EF3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5E94B2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9019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9450 ms</w:t>
      </w:r>
    </w:p>
    <w:p w14:paraId="782BAD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3EA193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50 ms</w:t>
      </w:r>
    </w:p>
    <w:p w14:paraId="579E41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6D41D8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1F87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9400 ms</w:t>
      </w:r>
    </w:p>
    <w:p w14:paraId="5E9E27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7460DF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98 ms</w:t>
      </w:r>
    </w:p>
    <w:p w14:paraId="4365A5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9 ms</w:t>
      </w:r>
    </w:p>
    <w:p w14:paraId="2D912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301F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9875 ms</w:t>
      </w:r>
    </w:p>
    <w:p w14:paraId="122ABB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C5B95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53 ms</w:t>
      </w:r>
    </w:p>
    <w:p w14:paraId="3088D5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8 ms</w:t>
      </w:r>
    </w:p>
    <w:p w14:paraId="0C65F6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ACD6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9118 ms</w:t>
      </w:r>
    </w:p>
    <w:p w14:paraId="07B45B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2D17CD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47 ms</w:t>
      </w:r>
    </w:p>
    <w:p w14:paraId="052F19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4 ms</w:t>
      </w:r>
    </w:p>
    <w:p w14:paraId="7AFB7280"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B648898"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9597 ms</w:t>
      </w:r>
    </w:p>
    <w:p w14:paraId="7AD8FEDD"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71B667B5"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253 ms</w:t>
      </w:r>
    </w:p>
    <w:p w14:paraId="7DB57BAB"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36564522"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287 ms</w:t>
      </w:r>
    </w:p>
    <w:p w14:paraId="26A7067D"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70B0BAC8"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256 ms</w:t>
      </w:r>
    </w:p>
    <w:p w14:paraId="46FA6E89"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06F5C8F"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226 ms</w:t>
      </w:r>
    </w:p>
    <w:p w14:paraId="1B3E84D0"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4879CF24"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228 ms</w:t>
      </w:r>
    </w:p>
    <w:p w14:paraId="040C7F09"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6E721F69"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3506 ms</w:t>
      </w:r>
    </w:p>
    <w:p w14:paraId="2B2BE041"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4D46E0AC"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3189 ms</w:t>
      </w:r>
    </w:p>
    <w:p w14:paraId="33261621"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572BBC30"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3234 ms</w:t>
      </w:r>
    </w:p>
    <w:p w14:paraId="43DF733A"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6E544039"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3199 ms</w:t>
      </w:r>
    </w:p>
    <w:p w14:paraId="3130C7D7"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376F43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215394</w:t>
      </w:r>
    </w:p>
    <w:p w14:paraId="4287AD0A"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3237 ms</w:t>
      </w:r>
    </w:p>
    <w:p w14:paraId="6A06359E"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0B43D833" w14:textId="77777777" w:rsidR="00816506" w:rsidRPr="003A2D1B" w:rsidRDefault="00816506" w:rsidP="00816506">
      <w:pPr>
        <w:pStyle w:val="Geenafstand"/>
        <w:rPr>
          <w:rFonts w:ascii="Trebuchet MS" w:hAnsi="Trebuchet MS"/>
        </w:rPr>
      </w:pPr>
    </w:p>
    <w:p w14:paraId="44C9E249" w14:textId="77777777" w:rsidR="00816506" w:rsidRPr="003A2D1B" w:rsidRDefault="00816506" w:rsidP="00816506">
      <w:pPr>
        <w:pStyle w:val="Kop2"/>
      </w:pPr>
      <w:r w:rsidRPr="003A2D1B">
        <w:t>C - Acceptatie omgeving – met drc-openzaak– met huidige versie open zaakbrug</w:t>
      </w:r>
    </w:p>
    <w:p w14:paraId="0FFAE87C" w14:textId="77777777" w:rsidR="00816506" w:rsidRPr="003A2D1B" w:rsidRDefault="00816506" w:rsidP="00816506">
      <w:r w:rsidRPr="003A2D1B">
        <w:t xml:space="preserve">Open Zaakbrug Endpoint: </w:t>
      </w:r>
      <w:hyperlink r:id="rId54" w:history="1">
        <w:r w:rsidRPr="003A2D1B">
          <w:rPr>
            <w:rStyle w:val="Hyperlink"/>
          </w:rPr>
          <w:t>http://openzksbruga001.iszf.local/</w:t>
        </w:r>
      </w:hyperlink>
    </w:p>
    <w:p w14:paraId="27B587FC" w14:textId="77777777" w:rsidR="00816506" w:rsidRPr="003A2D1B" w:rsidRDefault="00816506" w:rsidP="00816506">
      <w:pPr>
        <w:pStyle w:val="Kop3"/>
        <w:rPr>
          <w:lang w:val="en-GB"/>
        </w:rPr>
      </w:pPr>
      <w:r w:rsidRPr="003A2D1B">
        <w:rPr>
          <w:lang w:val="en-GB"/>
        </w:rPr>
        <w:t>Testcase 5 kleine documenten</w:t>
      </w:r>
    </w:p>
    <w:p w14:paraId="7A2E85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13:24:36.150</w:t>
      </w:r>
    </w:p>
    <w:p w14:paraId="65B4CC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41807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190 ms</w:t>
      </w:r>
    </w:p>
    <w:p w14:paraId="08D82D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865C7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3A7C3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2224 ms</w:t>
      </w:r>
    </w:p>
    <w:p w14:paraId="761438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52 ms</w:t>
      </w:r>
    </w:p>
    <w:p w14:paraId="00C9A6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530B28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128D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618 ms</w:t>
      </w:r>
    </w:p>
    <w:p w14:paraId="58D557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5 ms</w:t>
      </w:r>
    </w:p>
    <w:p w14:paraId="0B8E2F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50 ms</w:t>
      </w:r>
    </w:p>
    <w:p w14:paraId="68BFF2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26D44A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287D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705 ms</w:t>
      </w:r>
    </w:p>
    <w:p w14:paraId="617009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23AAA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46 ms</w:t>
      </w:r>
    </w:p>
    <w:p w14:paraId="3FAFFB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8 ms</w:t>
      </w:r>
    </w:p>
    <w:p w14:paraId="5D5A40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6B63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631 ms</w:t>
      </w:r>
    </w:p>
    <w:p w14:paraId="34E160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4531C0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56 ms</w:t>
      </w:r>
    </w:p>
    <w:p w14:paraId="20C451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266C9F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2F8F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632 ms</w:t>
      </w:r>
    </w:p>
    <w:p w14:paraId="2BB120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45456B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52 ms</w:t>
      </w:r>
    </w:p>
    <w:p w14:paraId="1348BB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684E2E1C"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A4BD7BE"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628 ms</w:t>
      </w:r>
    </w:p>
    <w:p w14:paraId="6AA05941"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248D0C86"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467 ms</w:t>
      </w:r>
    </w:p>
    <w:p w14:paraId="52263876"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1F50E128"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531 ms</w:t>
      </w:r>
    </w:p>
    <w:p w14:paraId="7CDA90A5"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67EC1754"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564 ms</w:t>
      </w:r>
    </w:p>
    <w:p w14:paraId="6747E86D"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4CAC818D"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434 ms</w:t>
      </w:r>
    </w:p>
    <w:p w14:paraId="10F2E3E7"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11DDB0D"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651 ms</w:t>
      </w:r>
    </w:p>
    <w:p w14:paraId="01695C2A"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420173F3"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352 ms</w:t>
      </w:r>
    </w:p>
    <w:p w14:paraId="4CCA1010"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7ED7127F"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283 ms</w:t>
      </w:r>
    </w:p>
    <w:p w14:paraId="1BED866E"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024AD9D8"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274 ms</w:t>
      </w:r>
    </w:p>
    <w:p w14:paraId="0C93E992"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1743F10"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288 ms</w:t>
      </w:r>
    </w:p>
    <w:p w14:paraId="03A41C0D"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49D4E1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10032</w:t>
      </w:r>
    </w:p>
    <w:p w14:paraId="06E5355E"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277 ms</w:t>
      </w:r>
    </w:p>
    <w:p w14:paraId="223D1232"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BEFC0BD" w14:textId="77777777" w:rsidR="00816506" w:rsidRPr="003A2D1B" w:rsidRDefault="00816506" w:rsidP="00816506">
      <w:pPr>
        <w:pStyle w:val="Kop3"/>
        <w:rPr>
          <w:lang w:val="en-GB"/>
        </w:rPr>
      </w:pPr>
      <w:r w:rsidRPr="003A2D1B">
        <w:rPr>
          <w:lang w:val="en-GB"/>
        </w:rPr>
        <w:t>Testcase 5 grote documenten</w:t>
      </w:r>
    </w:p>
    <w:p w14:paraId="57C1CB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13:25:36.563</w:t>
      </w:r>
    </w:p>
    <w:p w14:paraId="40A715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4E553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63 ms</w:t>
      </w:r>
    </w:p>
    <w:p w14:paraId="4CC4B0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30BAE1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C68A5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1690 ms</w:t>
      </w:r>
    </w:p>
    <w:p w14:paraId="25AC1C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44 ms</w:t>
      </w:r>
    </w:p>
    <w:p w14:paraId="56D330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7F04A4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01791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1908 ms</w:t>
      </w:r>
    </w:p>
    <w:p w14:paraId="533677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6B9B0C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64 ms</w:t>
      </w:r>
    </w:p>
    <w:p w14:paraId="364A01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5025D6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95F7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1824 ms</w:t>
      </w:r>
    </w:p>
    <w:p w14:paraId="523585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6A44C1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6AB8D9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507264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8B57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1757 ms</w:t>
      </w:r>
    </w:p>
    <w:p w14:paraId="2F9BEE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0C29DF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40 ms</w:t>
      </w:r>
    </w:p>
    <w:p w14:paraId="3D805B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003652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13FF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1841 ms</w:t>
      </w:r>
    </w:p>
    <w:p w14:paraId="7D4680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14C349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40 ms</w:t>
      </w:r>
    </w:p>
    <w:p w14:paraId="22EBBA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4866DE8A"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D7428BA"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1708 ms</w:t>
      </w:r>
    </w:p>
    <w:p w14:paraId="5C4B442E"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E838608"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444 ms</w:t>
      </w:r>
    </w:p>
    <w:p w14:paraId="26B9BB46"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3E522227"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457 ms</w:t>
      </w:r>
    </w:p>
    <w:p w14:paraId="6FF51512"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28364AC0"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462 ms</w:t>
      </w:r>
    </w:p>
    <w:p w14:paraId="45DE814A"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412D00C"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497 ms</w:t>
      </w:r>
    </w:p>
    <w:p w14:paraId="60C41FDE"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F077ABD"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501 ms</w:t>
      </w:r>
    </w:p>
    <w:p w14:paraId="3CFC7E80"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3D8DC62C"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1833 ms</w:t>
      </w:r>
    </w:p>
    <w:p w14:paraId="02F85F61"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0D6FB41B"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1693 ms</w:t>
      </w:r>
    </w:p>
    <w:p w14:paraId="115D1534"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3B032882"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1623 ms</w:t>
      </w:r>
    </w:p>
    <w:p w14:paraId="0335DB0C"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44210A57"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1638 ms</w:t>
      </w:r>
    </w:p>
    <w:p w14:paraId="4296812D"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22E676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21805</w:t>
      </w:r>
    </w:p>
    <w:p w14:paraId="7E5B61E8"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1611 ms</w:t>
      </w:r>
    </w:p>
    <w:p w14:paraId="12C807B5"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EDC5923" w14:textId="77777777" w:rsidR="00816506" w:rsidRPr="003A2D1B" w:rsidRDefault="00816506" w:rsidP="00816506">
      <w:pPr>
        <w:pStyle w:val="Kop3"/>
        <w:rPr>
          <w:lang w:val="en-GB"/>
        </w:rPr>
      </w:pPr>
      <w:r w:rsidRPr="003A2D1B">
        <w:rPr>
          <w:lang w:val="en-GB"/>
        </w:rPr>
        <w:t>Testcase 20 kleine documenten</w:t>
      </w:r>
    </w:p>
    <w:p w14:paraId="065457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13:26:29.959</w:t>
      </w:r>
    </w:p>
    <w:p w14:paraId="6CBCF7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874DC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58 ms</w:t>
      </w:r>
    </w:p>
    <w:p w14:paraId="264DC4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5 ms</w:t>
      </w:r>
    </w:p>
    <w:p w14:paraId="1082BF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30C21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1429 ms</w:t>
      </w:r>
    </w:p>
    <w:p w14:paraId="036E2E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53 ms</w:t>
      </w:r>
    </w:p>
    <w:p w14:paraId="34F9C5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4 ms</w:t>
      </w:r>
    </w:p>
    <w:p w14:paraId="6D1226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C4E69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565 ms</w:t>
      </w:r>
    </w:p>
    <w:p w14:paraId="174314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037A07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7B7F86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665CBE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FF8A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561 ms</w:t>
      </w:r>
    </w:p>
    <w:p w14:paraId="7C6736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EA4AA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60 ms</w:t>
      </w:r>
    </w:p>
    <w:p w14:paraId="2E372E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15EE08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C912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568 ms</w:t>
      </w:r>
    </w:p>
    <w:p w14:paraId="27DD90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9EBEE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60 ms</w:t>
      </w:r>
    </w:p>
    <w:p w14:paraId="6B1A62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6E34D5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FDCC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632 ms</w:t>
      </w:r>
    </w:p>
    <w:p w14:paraId="529BAB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390406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66 ms</w:t>
      </w:r>
    </w:p>
    <w:p w14:paraId="6A7CBB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5 ms</w:t>
      </w:r>
    </w:p>
    <w:p w14:paraId="4E2840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329B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687 ms</w:t>
      </w:r>
    </w:p>
    <w:p w14:paraId="2575C4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32009D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47 ms</w:t>
      </w:r>
    </w:p>
    <w:p w14:paraId="5CB07F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5 ms</w:t>
      </w:r>
    </w:p>
    <w:p w14:paraId="7A0AE2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8EA8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655 ms</w:t>
      </w:r>
    </w:p>
    <w:p w14:paraId="11F23E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155177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57 ms</w:t>
      </w:r>
    </w:p>
    <w:p w14:paraId="717265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3 ms</w:t>
      </w:r>
    </w:p>
    <w:p w14:paraId="4CAE19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1810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667 ms</w:t>
      </w:r>
    </w:p>
    <w:p w14:paraId="0C36CD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2D6A9B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58 ms</w:t>
      </w:r>
    </w:p>
    <w:p w14:paraId="6DDC81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3F5C0D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98767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640 ms</w:t>
      </w:r>
    </w:p>
    <w:p w14:paraId="6AAA89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B79FD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48 ms</w:t>
      </w:r>
    </w:p>
    <w:p w14:paraId="0203A3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4 ms</w:t>
      </w:r>
    </w:p>
    <w:p w14:paraId="609B2D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3765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599 ms</w:t>
      </w:r>
    </w:p>
    <w:p w14:paraId="343685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2ABADE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56 ms</w:t>
      </w:r>
    </w:p>
    <w:p w14:paraId="5DE6A1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73C2E5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6F07C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605 ms</w:t>
      </w:r>
    </w:p>
    <w:p w14:paraId="22DE5B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4764B9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41 ms</w:t>
      </w:r>
    </w:p>
    <w:p w14:paraId="7E325F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4 ms</w:t>
      </w:r>
    </w:p>
    <w:p w14:paraId="6D83E8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6E47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634 ms</w:t>
      </w:r>
    </w:p>
    <w:p w14:paraId="39BEEA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C36B9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46 ms</w:t>
      </w:r>
    </w:p>
    <w:p w14:paraId="0A6889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676E84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EB8B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571 ms</w:t>
      </w:r>
    </w:p>
    <w:p w14:paraId="0849A0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B9FBD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53 ms</w:t>
      </w:r>
    </w:p>
    <w:p w14:paraId="0A30C2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4 ms</w:t>
      </w:r>
    </w:p>
    <w:p w14:paraId="0B912C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B6D20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647 ms</w:t>
      </w:r>
    </w:p>
    <w:p w14:paraId="04888F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05FC06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84 ms</w:t>
      </w:r>
    </w:p>
    <w:p w14:paraId="30909B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4 ms</w:t>
      </w:r>
    </w:p>
    <w:p w14:paraId="36BBDD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30F7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648 ms</w:t>
      </w:r>
    </w:p>
    <w:p w14:paraId="51815C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ACFF4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58 ms</w:t>
      </w:r>
    </w:p>
    <w:p w14:paraId="46ECB8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0280F8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D7BF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744 ms</w:t>
      </w:r>
    </w:p>
    <w:p w14:paraId="77DD58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019244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82 ms</w:t>
      </w:r>
    </w:p>
    <w:p w14:paraId="635C3A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6441D3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5A11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569 ms</w:t>
      </w:r>
    </w:p>
    <w:p w14:paraId="366A18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1F2898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51 ms</w:t>
      </w:r>
    </w:p>
    <w:p w14:paraId="737391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339768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86C3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565 ms</w:t>
      </w:r>
    </w:p>
    <w:p w14:paraId="171643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C206D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55 ms</w:t>
      </w:r>
    </w:p>
    <w:p w14:paraId="132653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406E66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59F1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546 ms</w:t>
      </w:r>
    </w:p>
    <w:p w14:paraId="239759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06181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41 ms</w:t>
      </w:r>
    </w:p>
    <w:p w14:paraId="37B428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1572A5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3ED3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862 ms</w:t>
      </w:r>
    </w:p>
    <w:p w14:paraId="073373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BE80C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50 ms</w:t>
      </w:r>
    </w:p>
    <w:p w14:paraId="704202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2F734D9E"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5756EB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580 ms</w:t>
      </w:r>
    </w:p>
    <w:p w14:paraId="3524D418"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60E97B5A"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1233 ms</w:t>
      </w:r>
    </w:p>
    <w:p w14:paraId="782E1557"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1AF5AF28"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1229 ms</w:t>
      </w:r>
    </w:p>
    <w:p w14:paraId="5E4D5172"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73A59EE"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1214 ms</w:t>
      </w:r>
    </w:p>
    <w:p w14:paraId="7498DF4B"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7BB264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1251 ms</w:t>
      </w:r>
    </w:p>
    <w:p w14:paraId="51B91ABC"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45437211"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1345 ms</w:t>
      </w:r>
    </w:p>
    <w:p w14:paraId="477BD2DD"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4553635"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286 ms</w:t>
      </w:r>
    </w:p>
    <w:p w14:paraId="040D8BDD"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16BB5376"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293 ms</w:t>
      </w:r>
    </w:p>
    <w:p w14:paraId="2B7D95DC"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0BEAD10C"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293 ms</w:t>
      </w:r>
    </w:p>
    <w:p w14:paraId="4A626EB5"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3D3DFC2E"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299 ms</w:t>
      </w:r>
    </w:p>
    <w:p w14:paraId="0E00562B"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3DF660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22970</w:t>
      </w:r>
    </w:p>
    <w:p w14:paraId="2FEE4BA3"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302 ms</w:t>
      </w:r>
    </w:p>
    <w:p w14:paraId="63D867C8"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00124D02" w14:textId="77777777" w:rsidR="00816506" w:rsidRPr="003A2D1B" w:rsidRDefault="00816506" w:rsidP="00816506">
      <w:pPr>
        <w:pStyle w:val="Kop3"/>
        <w:rPr>
          <w:lang w:val="en-GB"/>
        </w:rPr>
      </w:pPr>
      <w:r w:rsidRPr="003A2D1B">
        <w:rPr>
          <w:lang w:val="en-GB"/>
        </w:rPr>
        <w:t>Testcase 20 grote documenten</w:t>
      </w:r>
    </w:p>
    <w:p w14:paraId="592108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13:32:27.605</w:t>
      </w:r>
    </w:p>
    <w:p w14:paraId="633E37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4F58E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79 ms</w:t>
      </w:r>
    </w:p>
    <w:p w14:paraId="3B6FEA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4F7989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4959E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1782 ms</w:t>
      </w:r>
    </w:p>
    <w:p w14:paraId="7AEF5A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47 ms</w:t>
      </w:r>
    </w:p>
    <w:p w14:paraId="4B5EFA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15B9B6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08FF9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1757 ms</w:t>
      </w:r>
    </w:p>
    <w:p w14:paraId="7E5813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13F437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61 ms</w:t>
      </w:r>
    </w:p>
    <w:p w14:paraId="1AF6E4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0CAF23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F691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2029 ms</w:t>
      </w:r>
    </w:p>
    <w:p w14:paraId="4F29AC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CD6EE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47 ms</w:t>
      </w:r>
    </w:p>
    <w:p w14:paraId="2C959B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026A1F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4B6E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1682 ms</w:t>
      </w:r>
    </w:p>
    <w:p w14:paraId="34C7D7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19147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47 ms</w:t>
      </w:r>
    </w:p>
    <w:p w14:paraId="6D6BA5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55B852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496F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1734 ms</w:t>
      </w:r>
    </w:p>
    <w:p w14:paraId="6B5980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6398B9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43 ms</w:t>
      </w:r>
    </w:p>
    <w:p w14:paraId="75072B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2F1725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61467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1793 ms</w:t>
      </w:r>
    </w:p>
    <w:p w14:paraId="77C145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4CA422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46 ms</w:t>
      </w:r>
    </w:p>
    <w:p w14:paraId="4FBB83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67B553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24BE0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1709 ms</w:t>
      </w:r>
    </w:p>
    <w:p w14:paraId="23E298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6F79A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43 ms</w:t>
      </w:r>
    </w:p>
    <w:p w14:paraId="23F102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3 ms</w:t>
      </w:r>
    </w:p>
    <w:p w14:paraId="6FEB0C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73DB9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1718 ms</w:t>
      </w:r>
    </w:p>
    <w:p w14:paraId="060A66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57F96F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45 ms</w:t>
      </w:r>
    </w:p>
    <w:p w14:paraId="172B71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78A6BA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F520D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1687 ms</w:t>
      </w:r>
    </w:p>
    <w:p w14:paraId="79EA1E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5A367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43 ms</w:t>
      </w:r>
    </w:p>
    <w:p w14:paraId="08BD2D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5C74A4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D20F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1780 ms</w:t>
      </w:r>
    </w:p>
    <w:p w14:paraId="72B6DB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BFDD4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44 ms</w:t>
      </w:r>
    </w:p>
    <w:p w14:paraId="03E0F4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680755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C6EB5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1698 ms</w:t>
      </w:r>
    </w:p>
    <w:p w14:paraId="3E37A4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7B5AB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47 ms</w:t>
      </w:r>
    </w:p>
    <w:p w14:paraId="0F90D7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42A512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CADC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1707 ms</w:t>
      </w:r>
    </w:p>
    <w:p w14:paraId="6E7CF0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4A1618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46 ms</w:t>
      </w:r>
    </w:p>
    <w:p w14:paraId="4CC739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11F9AC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253DA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1610 ms</w:t>
      </w:r>
    </w:p>
    <w:p w14:paraId="55E949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71C13B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45 ms</w:t>
      </w:r>
    </w:p>
    <w:p w14:paraId="1D0BEB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6D5C76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3551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1983 ms</w:t>
      </w:r>
    </w:p>
    <w:p w14:paraId="0B7A2C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8F91D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72 ms</w:t>
      </w:r>
    </w:p>
    <w:p w14:paraId="37E61B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11C228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8FFB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1765 ms</w:t>
      </w:r>
    </w:p>
    <w:p w14:paraId="0EB97A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CA0F9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47 ms</w:t>
      </w:r>
    </w:p>
    <w:p w14:paraId="46908D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327E09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35A4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1827 ms</w:t>
      </w:r>
    </w:p>
    <w:p w14:paraId="2CEE20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66877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41 ms</w:t>
      </w:r>
    </w:p>
    <w:p w14:paraId="30CA81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63E9D6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C47B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1830 ms</w:t>
      </w:r>
    </w:p>
    <w:p w14:paraId="38C19B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76861F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46 ms</w:t>
      </w:r>
    </w:p>
    <w:p w14:paraId="1273F2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053699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A728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1875 ms</w:t>
      </w:r>
    </w:p>
    <w:p w14:paraId="19CBB5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6F5B7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51 ms</w:t>
      </w:r>
    </w:p>
    <w:p w14:paraId="0B9A67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3D7532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2967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1905 ms</w:t>
      </w:r>
    </w:p>
    <w:p w14:paraId="538726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2CEBC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46 ms</w:t>
      </w:r>
    </w:p>
    <w:p w14:paraId="501A70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214F1E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4011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1861 ms</w:t>
      </w:r>
    </w:p>
    <w:p w14:paraId="7BD9A6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67E143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59 ms</w:t>
      </w:r>
    </w:p>
    <w:p w14:paraId="47F383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63F7EA5B"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8E6945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1953 ms</w:t>
      </w:r>
    </w:p>
    <w:p w14:paraId="00D52A3E"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0CC24A31"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1860 ms</w:t>
      </w:r>
    </w:p>
    <w:p w14:paraId="14A50016"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19011982"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1521 ms</w:t>
      </w:r>
    </w:p>
    <w:p w14:paraId="5A3C5353"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7557719"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1551 ms</w:t>
      </w:r>
    </w:p>
    <w:p w14:paraId="04C6D772"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5B43F054"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1603 ms</w:t>
      </w:r>
    </w:p>
    <w:p w14:paraId="58679E08"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A2678BE"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1496 ms</w:t>
      </w:r>
    </w:p>
    <w:p w14:paraId="50F2D0B6"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0E3DBF18"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1909 ms</w:t>
      </w:r>
    </w:p>
    <w:p w14:paraId="71D8C18D"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23862327"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1653 ms</w:t>
      </w:r>
    </w:p>
    <w:p w14:paraId="6BFF5C6B"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E895920"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1636 ms</w:t>
      </w:r>
    </w:p>
    <w:p w14:paraId="362CFBF7"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6CAF650"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1617 ms</w:t>
      </w:r>
    </w:p>
    <w:p w14:paraId="6358551E"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4EC65C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55241</w:t>
      </w:r>
    </w:p>
    <w:p w14:paraId="2AC65E1A"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1610 ms</w:t>
      </w:r>
    </w:p>
    <w:p w14:paraId="1714DD32"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16768129" w14:textId="77777777" w:rsidR="00816506" w:rsidRPr="003A2D1B" w:rsidRDefault="00816506" w:rsidP="00816506">
      <w:r w:rsidRPr="003A2D1B">
        <w:br w:type="page"/>
      </w:r>
    </w:p>
    <w:p w14:paraId="5B45CBFF" w14:textId="77777777" w:rsidR="00816506" w:rsidRPr="003A2D1B" w:rsidRDefault="00816506" w:rsidP="00816506">
      <w:pPr>
        <w:pStyle w:val="Kop2"/>
      </w:pPr>
      <w:r w:rsidRPr="003A2D1B">
        <w:t>D - Acceptatieomgeving – met drc-openzaak – met nieuwere versie open zaakbrug in IDE</w:t>
      </w:r>
    </w:p>
    <w:p w14:paraId="1FAFE821" w14:textId="77777777" w:rsidR="00816506" w:rsidRPr="003A2D1B" w:rsidRDefault="00816506" w:rsidP="00816506">
      <w:r w:rsidRPr="003A2D1B">
        <w:t xml:space="preserve">Broncode: </w:t>
      </w:r>
      <w:hyperlink r:id="rId55" w:history="1">
        <w:r w:rsidRPr="003A2D1B">
          <w:rPr>
            <w:rStyle w:val="Hyperlink"/>
          </w:rPr>
          <w:t>https://github.com/Sudwest-Fryslan/OpenZaakBrug/tree/vng-referentie-impl</w:t>
        </w:r>
      </w:hyperlink>
    </w:p>
    <w:p w14:paraId="3A690272"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0"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698F9BB0" w14:textId="77777777" w:rsidR="00816506" w:rsidRPr="003A2D1B" w:rsidRDefault="00816506" w:rsidP="00816506">
      <w:r w:rsidRPr="003A2D1B">
        <w:t xml:space="preserve">Open Zaakbrug Endpoint: </w:t>
      </w:r>
      <w:hyperlink r:id="rId56" w:history="1">
        <w:r w:rsidRPr="003A2D1B">
          <w:rPr>
            <w:rStyle w:val="Hyperlink"/>
          </w:rPr>
          <w:t>http://localhost:8080/</w:t>
        </w:r>
      </w:hyperlink>
    </w:p>
    <w:p w14:paraId="4554ABB1" w14:textId="77777777" w:rsidR="00816506" w:rsidRPr="003A2D1B" w:rsidRDefault="00816506" w:rsidP="00816506">
      <w:r w:rsidRPr="003A2D1B">
        <w:t>Logging level: info</w:t>
      </w:r>
    </w:p>
    <w:p w14:paraId="5C4B8FB3" w14:textId="77777777" w:rsidR="00816506" w:rsidRPr="003A2D1B" w:rsidRDefault="00816506" w:rsidP="00816506">
      <w:pPr>
        <w:pStyle w:val="Kop3"/>
      </w:pPr>
      <w:r w:rsidRPr="003A2D1B">
        <w:t>Testcase 5 kleine documenten</w:t>
      </w:r>
    </w:p>
    <w:p w14:paraId="59D49D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13:50:06.466</w:t>
      </w:r>
    </w:p>
    <w:p w14:paraId="4C9E5D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1 ms</w:t>
      </w:r>
    </w:p>
    <w:p w14:paraId="728814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1922 ms</w:t>
      </w:r>
    </w:p>
    <w:p w14:paraId="697883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4F5EDB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51D94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3108 ms</w:t>
      </w:r>
    </w:p>
    <w:p w14:paraId="5AE5FF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148 ms</w:t>
      </w:r>
    </w:p>
    <w:p w14:paraId="44827B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5CC44E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FD72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799 ms</w:t>
      </w:r>
    </w:p>
    <w:p w14:paraId="233012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4 ms</w:t>
      </w:r>
    </w:p>
    <w:p w14:paraId="064919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131 ms</w:t>
      </w:r>
    </w:p>
    <w:p w14:paraId="3D5461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692FEC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84D8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834 ms</w:t>
      </w:r>
    </w:p>
    <w:p w14:paraId="7975C2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5B6FB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159 ms</w:t>
      </w:r>
    </w:p>
    <w:p w14:paraId="47D8D6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4B430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BBAF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782 ms</w:t>
      </w:r>
    </w:p>
    <w:p w14:paraId="0E3DB9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70FF92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110 ms</w:t>
      </w:r>
    </w:p>
    <w:p w14:paraId="17B31E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4D998D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6C9AF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725 ms</w:t>
      </w:r>
    </w:p>
    <w:p w14:paraId="5254CA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19F0DB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154 ms</w:t>
      </w:r>
    </w:p>
    <w:p w14:paraId="4811E5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71A54CBA"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D7D79D2"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729 ms</w:t>
      </w:r>
    </w:p>
    <w:p w14:paraId="01B7700B"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552081F"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740 ms</w:t>
      </w:r>
    </w:p>
    <w:p w14:paraId="670E7AF5"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318FF6ED"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710 ms</w:t>
      </w:r>
    </w:p>
    <w:p w14:paraId="7B00A77A"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6325FB2A"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677 ms</w:t>
      </w:r>
    </w:p>
    <w:p w14:paraId="4321603C"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7275BFCD"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659 ms</w:t>
      </w:r>
    </w:p>
    <w:p w14:paraId="2A4C0BCB"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26D2903"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597 ms</w:t>
      </w:r>
    </w:p>
    <w:p w14:paraId="70CB2FC1"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3DF3ECE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506 ms</w:t>
      </w:r>
    </w:p>
    <w:p w14:paraId="51D377FC"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8AEEF3D"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483 ms</w:t>
      </w:r>
    </w:p>
    <w:p w14:paraId="2A1CD832"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2F9EB242"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419 ms</w:t>
      </w:r>
    </w:p>
    <w:p w14:paraId="76295B60"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BA36411"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496 ms</w:t>
      </w:r>
    </w:p>
    <w:p w14:paraId="3642B31F"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37DE89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15376</w:t>
      </w:r>
    </w:p>
    <w:p w14:paraId="6F3B8012"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470 ms</w:t>
      </w:r>
    </w:p>
    <w:p w14:paraId="58AD2B06"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06586205" w14:textId="77777777" w:rsidR="00816506" w:rsidRPr="003A2D1B" w:rsidRDefault="00816506" w:rsidP="00816506">
      <w:pPr>
        <w:pStyle w:val="Kop3"/>
        <w:rPr>
          <w:lang w:val="en-GB"/>
        </w:rPr>
      </w:pPr>
      <w:r w:rsidRPr="003A2D1B">
        <w:rPr>
          <w:lang w:val="en-GB"/>
        </w:rPr>
        <w:t>Testcase 5 grote documenten</w:t>
      </w:r>
    </w:p>
    <w:p w14:paraId="07B50F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13:52:06.384</w:t>
      </w:r>
    </w:p>
    <w:p w14:paraId="481964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12E86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139 ms</w:t>
      </w:r>
    </w:p>
    <w:p w14:paraId="40F68B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4D540C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C7F65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2006 ms</w:t>
      </w:r>
    </w:p>
    <w:p w14:paraId="2E7588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108 ms</w:t>
      </w:r>
    </w:p>
    <w:p w14:paraId="6E0BA6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4FFEA5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711EB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2446 ms</w:t>
      </w:r>
    </w:p>
    <w:p w14:paraId="057C12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3DEC7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120 ms</w:t>
      </w:r>
    </w:p>
    <w:p w14:paraId="149F89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475F30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CE1F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2485 ms</w:t>
      </w:r>
    </w:p>
    <w:p w14:paraId="63A1C7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506D68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96 ms</w:t>
      </w:r>
    </w:p>
    <w:p w14:paraId="105F70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3873F8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1C55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2487 ms</w:t>
      </w:r>
    </w:p>
    <w:p w14:paraId="5DFD23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34D71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103 ms</w:t>
      </w:r>
    </w:p>
    <w:p w14:paraId="5D1728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5C85D6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8F7B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2378 ms</w:t>
      </w:r>
    </w:p>
    <w:p w14:paraId="3C7BFA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7B497D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150 ms</w:t>
      </w:r>
    </w:p>
    <w:p w14:paraId="4D59A6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0351A1C0"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DB6FE8A"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2835 ms</w:t>
      </w:r>
    </w:p>
    <w:p w14:paraId="204FF264"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3612B348"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1008 ms</w:t>
      </w:r>
    </w:p>
    <w:p w14:paraId="0674998A"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42330871"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752 ms</w:t>
      </w:r>
    </w:p>
    <w:p w14:paraId="3AD7B191"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7FC3CB55"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827 ms</w:t>
      </w:r>
    </w:p>
    <w:p w14:paraId="155C7CE9"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1830A208"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767 ms</w:t>
      </w:r>
    </w:p>
    <w:p w14:paraId="1CC4C6E7"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40F5606"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789 ms</w:t>
      </w:r>
    </w:p>
    <w:p w14:paraId="1B63F04F"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406CF27"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2217 ms</w:t>
      </w:r>
    </w:p>
    <w:p w14:paraId="7445FDCE"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C26C498"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2487 ms</w:t>
      </w:r>
    </w:p>
    <w:p w14:paraId="3650BF54"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52C8D7A0"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2190 ms</w:t>
      </w:r>
    </w:p>
    <w:p w14:paraId="7E04F45B"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1F1F4218"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2430 ms</w:t>
      </w:r>
    </w:p>
    <w:p w14:paraId="0D375017"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1E082C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31251</w:t>
      </w:r>
    </w:p>
    <w:p w14:paraId="3AAA2DB3"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2415 ms</w:t>
      </w:r>
    </w:p>
    <w:p w14:paraId="2DA80558"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21E1C83A" w14:textId="77777777" w:rsidR="00816506" w:rsidRPr="003A2D1B" w:rsidRDefault="00816506" w:rsidP="00816506">
      <w:pPr>
        <w:pStyle w:val="Kop3"/>
        <w:rPr>
          <w:lang w:val="en-GB"/>
        </w:rPr>
      </w:pPr>
      <w:r w:rsidRPr="003A2D1B">
        <w:rPr>
          <w:lang w:val="en-GB"/>
        </w:rPr>
        <w:t>Testcase 20 kleine documenten</w:t>
      </w:r>
    </w:p>
    <w:p w14:paraId="6DCB28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13:55:03.508</w:t>
      </w:r>
    </w:p>
    <w:p w14:paraId="25EE97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D3787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258 ms</w:t>
      </w:r>
    </w:p>
    <w:p w14:paraId="665377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B0B23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566C0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1955 ms</w:t>
      </w:r>
    </w:p>
    <w:p w14:paraId="31EE53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123 ms</w:t>
      </w:r>
    </w:p>
    <w:p w14:paraId="1F12AD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2A9CBE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31FA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749 ms</w:t>
      </w:r>
    </w:p>
    <w:p w14:paraId="4A55FF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603337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128 ms</w:t>
      </w:r>
    </w:p>
    <w:p w14:paraId="27DD89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7902D8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41CF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715 ms</w:t>
      </w:r>
    </w:p>
    <w:p w14:paraId="60B70A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691BDA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122 ms</w:t>
      </w:r>
    </w:p>
    <w:p w14:paraId="6CAD4F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4FCD5D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8D5F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756 ms</w:t>
      </w:r>
    </w:p>
    <w:p w14:paraId="0EA1EA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4BE9F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142 ms</w:t>
      </w:r>
    </w:p>
    <w:p w14:paraId="4FE79E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03CA58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4A866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731 ms</w:t>
      </w:r>
    </w:p>
    <w:p w14:paraId="4B5E8E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058715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112 ms</w:t>
      </w:r>
    </w:p>
    <w:p w14:paraId="2A4D68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76B7DD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6B36C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694 ms</w:t>
      </w:r>
    </w:p>
    <w:p w14:paraId="2C4835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692F13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127 ms</w:t>
      </w:r>
    </w:p>
    <w:p w14:paraId="4E04E0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2C14DD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86D0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832 ms</w:t>
      </w:r>
    </w:p>
    <w:p w14:paraId="49F545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617AE9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127 ms</w:t>
      </w:r>
    </w:p>
    <w:p w14:paraId="435E95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3 ms</w:t>
      </w:r>
    </w:p>
    <w:p w14:paraId="1E8E8A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D5A0F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742 ms</w:t>
      </w:r>
    </w:p>
    <w:p w14:paraId="63096E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7BE16F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135 ms</w:t>
      </w:r>
    </w:p>
    <w:p w14:paraId="1275FE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53ACD3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3A2C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690 ms</w:t>
      </w:r>
    </w:p>
    <w:p w14:paraId="5AD32F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2D97B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161 ms</w:t>
      </w:r>
    </w:p>
    <w:p w14:paraId="1C6D8E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320F19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5782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775 ms</w:t>
      </w:r>
    </w:p>
    <w:p w14:paraId="2035F4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0EE5B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94 ms</w:t>
      </w:r>
    </w:p>
    <w:p w14:paraId="6343AF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36BFAC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4688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666 ms</w:t>
      </w:r>
    </w:p>
    <w:p w14:paraId="170174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2DEC92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156 ms</w:t>
      </w:r>
    </w:p>
    <w:p w14:paraId="67B3B7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4 ms</w:t>
      </w:r>
    </w:p>
    <w:p w14:paraId="748A2B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A753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685 ms</w:t>
      </w:r>
    </w:p>
    <w:p w14:paraId="752D2D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1459A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137 ms</w:t>
      </w:r>
    </w:p>
    <w:p w14:paraId="46528B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67AFC3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E382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690 ms</w:t>
      </w:r>
    </w:p>
    <w:p w14:paraId="1F178D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658D92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100 ms</w:t>
      </w:r>
    </w:p>
    <w:p w14:paraId="034ACF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67FE21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58BF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676 ms</w:t>
      </w:r>
    </w:p>
    <w:p w14:paraId="36B8E1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DBF53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114 ms</w:t>
      </w:r>
    </w:p>
    <w:p w14:paraId="5FFDD2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278571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7087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1080 ms</w:t>
      </w:r>
    </w:p>
    <w:p w14:paraId="0904B9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55A77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98 ms</w:t>
      </w:r>
    </w:p>
    <w:p w14:paraId="4AB58F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324105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37C42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634 ms</w:t>
      </w:r>
    </w:p>
    <w:p w14:paraId="5118F4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55E04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99 ms</w:t>
      </w:r>
    </w:p>
    <w:p w14:paraId="42F0BA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2838C4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C5BC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665 ms</w:t>
      </w:r>
    </w:p>
    <w:p w14:paraId="50E13B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6BAC23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107 ms</w:t>
      </w:r>
    </w:p>
    <w:p w14:paraId="45CB96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2E59A8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0A80E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654 ms</w:t>
      </w:r>
    </w:p>
    <w:p w14:paraId="0A2FB4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631D50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131 ms</w:t>
      </w:r>
    </w:p>
    <w:p w14:paraId="76994B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71FAEA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0A9D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668 ms</w:t>
      </w:r>
    </w:p>
    <w:p w14:paraId="2C486A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126A8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105 ms</w:t>
      </w:r>
    </w:p>
    <w:p w14:paraId="7317D0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5 ms</w:t>
      </w:r>
    </w:p>
    <w:p w14:paraId="73B186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C85F5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696 ms</w:t>
      </w:r>
    </w:p>
    <w:p w14:paraId="3A29E4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43CAB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115 ms</w:t>
      </w:r>
    </w:p>
    <w:p w14:paraId="5691EB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36F8F2F2"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78D0B9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669 ms</w:t>
      </w:r>
    </w:p>
    <w:p w14:paraId="4901E230"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684F38D5"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1466 ms</w:t>
      </w:r>
    </w:p>
    <w:p w14:paraId="424424B6"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B413215"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1370 ms</w:t>
      </w:r>
    </w:p>
    <w:p w14:paraId="1F2B32E9"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74CE1F8"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1379 ms</w:t>
      </w:r>
    </w:p>
    <w:p w14:paraId="3B85D251"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7E2447F"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1348 ms</w:t>
      </w:r>
    </w:p>
    <w:p w14:paraId="5E6A7229"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34AA6750"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1341 ms</w:t>
      </w:r>
    </w:p>
    <w:p w14:paraId="084A286E"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FFDB890"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404 ms</w:t>
      </w:r>
    </w:p>
    <w:p w14:paraId="639E336B"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4727782C"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450 ms</w:t>
      </w:r>
    </w:p>
    <w:p w14:paraId="503A03D4"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5CB1BFAB"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450 ms</w:t>
      </w:r>
    </w:p>
    <w:p w14:paraId="2A12F34A"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340C3480"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448 ms</w:t>
      </w:r>
    </w:p>
    <w:p w14:paraId="5346EB70"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62C318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28308</w:t>
      </w:r>
    </w:p>
    <w:p w14:paraId="719C617E"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478 ms</w:t>
      </w:r>
    </w:p>
    <w:p w14:paraId="17550EDE"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35282A4C" w14:textId="77777777" w:rsidR="00816506" w:rsidRPr="003A2D1B" w:rsidRDefault="00816506" w:rsidP="00816506">
      <w:pPr>
        <w:pStyle w:val="Kop3"/>
        <w:rPr>
          <w:lang w:val="en-GB"/>
        </w:rPr>
      </w:pPr>
      <w:r w:rsidRPr="003A2D1B">
        <w:rPr>
          <w:lang w:val="en-GB"/>
        </w:rPr>
        <w:t>Testcase 20 grote documenten</w:t>
      </w:r>
    </w:p>
    <w:p w14:paraId="60EB82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13:56:03.103</w:t>
      </w:r>
    </w:p>
    <w:p w14:paraId="4600CA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7744E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382 ms</w:t>
      </w:r>
    </w:p>
    <w:p w14:paraId="33F309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0DC2CD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550A3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1655 ms</w:t>
      </w:r>
    </w:p>
    <w:p w14:paraId="019B31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92 ms</w:t>
      </w:r>
    </w:p>
    <w:p w14:paraId="39B82A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69448D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E43B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2288 ms</w:t>
      </w:r>
    </w:p>
    <w:p w14:paraId="1FD479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354549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99 ms</w:t>
      </w:r>
    </w:p>
    <w:p w14:paraId="3E305A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5FFA09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639D0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2468 ms</w:t>
      </w:r>
    </w:p>
    <w:p w14:paraId="430742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8A171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110 ms</w:t>
      </w:r>
    </w:p>
    <w:p w14:paraId="3490C3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30B507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F5A2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2292 ms</w:t>
      </w:r>
    </w:p>
    <w:p w14:paraId="0961B9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051816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505 ms</w:t>
      </w:r>
    </w:p>
    <w:p w14:paraId="082FF3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328CB4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ED17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2458 ms</w:t>
      </w:r>
    </w:p>
    <w:p w14:paraId="54AE78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444E20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81 ms</w:t>
      </w:r>
    </w:p>
    <w:p w14:paraId="043BC5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041E6B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13FC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2309 ms</w:t>
      </w:r>
    </w:p>
    <w:p w14:paraId="7FCF20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481606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83 ms</w:t>
      </w:r>
    </w:p>
    <w:p w14:paraId="0FFDA9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1165C7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92F0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2143 ms</w:t>
      </w:r>
    </w:p>
    <w:p w14:paraId="08290A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297914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92 ms</w:t>
      </w:r>
    </w:p>
    <w:p w14:paraId="25041D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29DA86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6AEC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2373 ms</w:t>
      </w:r>
    </w:p>
    <w:p w14:paraId="03F394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2A517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96 ms</w:t>
      </w:r>
    </w:p>
    <w:p w14:paraId="027E78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48D20F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DB238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2427 ms</w:t>
      </w:r>
    </w:p>
    <w:p w14:paraId="79360B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9683E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76 ms</w:t>
      </w:r>
    </w:p>
    <w:p w14:paraId="1F397F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7BD6F6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AF51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2447 ms</w:t>
      </w:r>
    </w:p>
    <w:p w14:paraId="60C904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1AB24F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82 ms</w:t>
      </w:r>
    </w:p>
    <w:p w14:paraId="45A856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65FA0A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6888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2401 ms</w:t>
      </w:r>
    </w:p>
    <w:p w14:paraId="794980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3CEAF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81 ms</w:t>
      </w:r>
    </w:p>
    <w:p w14:paraId="7B3380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01E070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500F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2555 ms</w:t>
      </w:r>
    </w:p>
    <w:p w14:paraId="0C7C87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205E3C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82 ms</w:t>
      </w:r>
    </w:p>
    <w:p w14:paraId="5A46E3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0 ms</w:t>
      </w:r>
    </w:p>
    <w:p w14:paraId="6C9D97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B878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2894 ms</w:t>
      </w:r>
    </w:p>
    <w:p w14:paraId="640521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33E304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105 ms</w:t>
      </w:r>
    </w:p>
    <w:p w14:paraId="273F6D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47477D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B36D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2804 ms</w:t>
      </w:r>
    </w:p>
    <w:p w14:paraId="2A6C9F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243039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81 ms</w:t>
      </w:r>
    </w:p>
    <w:p w14:paraId="690BBC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 ms</w:t>
      </w:r>
    </w:p>
    <w:p w14:paraId="025769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6425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2571 ms</w:t>
      </w:r>
    </w:p>
    <w:p w14:paraId="12F9CD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44611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83 ms</w:t>
      </w:r>
    </w:p>
    <w:p w14:paraId="5F1C8E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6587AF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599A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2938 ms</w:t>
      </w:r>
    </w:p>
    <w:p w14:paraId="058588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6ECA1F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78 ms</w:t>
      </w:r>
    </w:p>
    <w:p w14:paraId="5B2F05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35EB04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14F4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2664 ms</w:t>
      </w:r>
    </w:p>
    <w:p w14:paraId="02FF5E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19E560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104 ms</w:t>
      </w:r>
    </w:p>
    <w:p w14:paraId="0FBAA4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0637DB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7D9C5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2855 ms</w:t>
      </w:r>
    </w:p>
    <w:p w14:paraId="686A52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51EEC8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113 ms</w:t>
      </w:r>
    </w:p>
    <w:p w14:paraId="507EE9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2FCD06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7DA1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3762 ms</w:t>
      </w:r>
    </w:p>
    <w:p w14:paraId="59B7F3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100A4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91 ms</w:t>
      </w:r>
    </w:p>
    <w:p w14:paraId="10AF1C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4 ms</w:t>
      </w:r>
    </w:p>
    <w:p w14:paraId="28EF6A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3E46A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2655 ms</w:t>
      </w:r>
    </w:p>
    <w:p w14:paraId="6CC681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654BA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96 ms</w:t>
      </w:r>
    </w:p>
    <w:p w14:paraId="4B90EF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124589F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0CAB57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3101 ms</w:t>
      </w:r>
    </w:p>
    <w:p w14:paraId="4B9FEC1F"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13237F4"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2423 ms</w:t>
      </w:r>
    </w:p>
    <w:p w14:paraId="0E996B8D"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2EBFC6E2"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2444 ms</w:t>
      </w:r>
    </w:p>
    <w:p w14:paraId="0E3D8A98"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69FAAF6D"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2642 ms</w:t>
      </w:r>
    </w:p>
    <w:p w14:paraId="5128CA01"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4DA674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1820 ms</w:t>
      </w:r>
    </w:p>
    <w:p w14:paraId="69B9ADC4"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34C2C45"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1441 ms</w:t>
      </w:r>
    </w:p>
    <w:p w14:paraId="6C4B1467"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75A9C3F"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2106 ms</w:t>
      </w:r>
    </w:p>
    <w:p w14:paraId="0A28D4DD"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5B7AC9B2"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2227 ms</w:t>
      </w:r>
    </w:p>
    <w:p w14:paraId="1098A056"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4A4BC195"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3039 ms</w:t>
      </w:r>
    </w:p>
    <w:p w14:paraId="574E4FC3"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256D57C"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2455 ms</w:t>
      </w:r>
    </w:p>
    <w:p w14:paraId="0848FA99"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72C27F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79626</w:t>
      </w:r>
    </w:p>
    <w:p w14:paraId="2AA202A8"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2308 ms</w:t>
      </w:r>
    </w:p>
    <w:p w14:paraId="244CA081"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2AB6348E" w14:textId="77777777" w:rsidR="00816506" w:rsidRPr="003A2D1B" w:rsidRDefault="00816506" w:rsidP="00816506">
      <w:pPr>
        <w:pStyle w:val="Geenafstand"/>
        <w:rPr>
          <w:rFonts w:ascii="Trebuchet MS" w:hAnsi="Trebuchet MS"/>
        </w:rPr>
      </w:pPr>
    </w:p>
    <w:p w14:paraId="2B0AEE33" w14:textId="77777777" w:rsidR="00816506" w:rsidRPr="003A2D1B" w:rsidRDefault="00816506" w:rsidP="00816506">
      <w:pPr>
        <w:rPr>
          <w:rFonts w:cstheme="majorBidi"/>
          <w:color w:val="2F5496" w:themeColor="accent1" w:themeShade="BF"/>
          <w:sz w:val="26"/>
          <w:szCs w:val="26"/>
        </w:rPr>
      </w:pPr>
      <w:r w:rsidRPr="003A2D1B">
        <w:br w:type="page"/>
      </w:r>
    </w:p>
    <w:p w14:paraId="5D60E05C" w14:textId="77777777" w:rsidR="00816506" w:rsidRPr="003A2D1B" w:rsidRDefault="00816506" w:rsidP="00816506">
      <w:pPr>
        <w:pStyle w:val="Kop2"/>
      </w:pPr>
      <w:r w:rsidRPr="003A2D1B">
        <w:t>E- Acceptatieomgeving – met drc-corsa – met nieuwere versie open zaakbrug in IDE</w:t>
      </w:r>
    </w:p>
    <w:p w14:paraId="688C0E59" w14:textId="77777777" w:rsidR="00816506" w:rsidRPr="003A2D1B" w:rsidRDefault="00816506" w:rsidP="00816506">
      <w:r w:rsidRPr="003A2D1B">
        <w:t xml:space="preserve">Broncode: </w:t>
      </w:r>
      <w:hyperlink r:id="rId57" w:history="1">
        <w:r w:rsidRPr="003A2D1B">
          <w:rPr>
            <w:rStyle w:val="Hyperlink"/>
          </w:rPr>
          <w:t>https://github.com/Sudwest-Fryslan/OpenZaakBrug/tree/vng-referentie-impl</w:t>
        </w:r>
      </w:hyperlink>
    </w:p>
    <w:p w14:paraId="600F5FDF"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1" w:author="Eduard Witteveen" w:date="2024-12-02T14:50:00Z">
            <w:rPr/>
          </w:rPrChange>
        </w:rPr>
        <w:instrText>HYPERLINK "https://swfkvt04.iszf.local/corsa-drc"</w:instrText>
      </w:r>
      <w:r w:rsidR="006F1B03" w:rsidRPr="003A2D1B">
        <w:fldChar w:fldCharType="separate"/>
      </w:r>
      <w:r w:rsidRPr="003A2D1B">
        <w:rPr>
          <w:rStyle w:val="Hyperlink"/>
          <w:lang w:val="en-GB"/>
        </w:rPr>
        <w:t>https://swfkvt04.iszf.local/corsa-drc</w:t>
      </w:r>
      <w:r w:rsidR="006F1B03" w:rsidRPr="003A2D1B">
        <w:rPr>
          <w:rStyle w:val="Hyperlink"/>
          <w:lang w:val="en-GB"/>
        </w:rPr>
        <w:fldChar w:fldCharType="end"/>
      </w:r>
      <w:r w:rsidRPr="003A2D1B">
        <w:rPr>
          <w:lang w:val="en-GB"/>
        </w:rPr>
        <w:t xml:space="preserve"> </w:t>
      </w:r>
    </w:p>
    <w:p w14:paraId="48DDCB4C" w14:textId="77777777" w:rsidR="00816506" w:rsidRPr="003A2D1B" w:rsidRDefault="00816506" w:rsidP="00816506">
      <w:pPr>
        <w:rPr>
          <w:rStyle w:val="Hyperlink"/>
        </w:rPr>
      </w:pPr>
      <w:r w:rsidRPr="003A2D1B">
        <w:t xml:space="preserve">Open Zaakbrug Endpoint: </w:t>
      </w:r>
      <w:hyperlink r:id="rId58" w:history="1">
        <w:r w:rsidRPr="003A2D1B">
          <w:rPr>
            <w:rStyle w:val="Hyperlink"/>
          </w:rPr>
          <w:t>http://localhost:8080/</w:t>
        </w:r>
      </w:hyperlink>
    </w:p>
    <w:p w14:paraId="7FCD01EA" w14:textId="77777777" w:rsidR="00816506" w:rsidRPr="003A2D1B" w:rsidRDefault="00816506" w:rsidP="00816506">
      <w:r w:rsidRPr="003A2D1B">
        <w:t>Logging level: info</w:t>
      </w:r>
    </w:p>
    <w:p w14:paraId="76CF7001" w14:textId="77777777" w:rsidR="00816506" w:rsidRPr="003A2D1B" w:rsidRDefault="00816506" w:rsidP="00816506">
      <w:pPr>
        <w:pStyle w:val="Kop3"/>
      </w:pPr>
      <w:r w:rsidRPr="003A2D1B">
        <w:t>Testcase 5 kleine documenten</w:t>
      </w:r>
    </w:p>
    <w:p w14:paraId="0F08DC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15:38:50.361</w:t>
      </w:r>
    </w:p>
    <w:p w14:paraId="61F6C0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24761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139 ms</w:t>
      </w:r>
    </w:p>
    <w:p w14:paraId="176BED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28C12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2A7C9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1653 ms</w:t>
      </w:r>
    </w:p>
    <w:p w14:paraId="29EA1B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134 ms</w:t>
      </w:r>
    </w:p>
    <w:p w14:paraId="151C9C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5 ms</w:t>
      </w:r>
    </w:p>
    <w:p w14:paraId="05B6B2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FA9F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8280 ms</w:t>
      </w:r>
    </w:p>
    <w:p w14:paraId="45B9C8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353B5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102 ms</w:t>
      </w:r>
    </w:p>
    <w:p w14:paraId="3D59E7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3D1F3B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4545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6418 ms</w:t>
      </w:r>
    </w:p>
    <w:p w14:paraId="669AEF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60D18E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114 ms</w:t>
      </w:r>
    </w:p>
    <w:p w14:paraId="624846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09D82E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752A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6205 ms</w:t>
      </w:r>
    </w:p>
    <w:p w14:paraId="3AE755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7CDCB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93 ms</w:t>
      </w:r>
    </w:p>
    <w:p w14:paraId="0CF279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4D2AFE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615C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6551 ms</w:t>
      </w:r>
    </w:p>
    <w:p w14:paraId="03356F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340AC3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107 ms</w:t>
      </w:r>
    </w:p>
    <w:p w14:paraId="1BF9E1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5C4F0B4E"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F719FCD"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6278 ms</w:t>
      </w:r>
    </w:p>
    <w:p w14:paraId="250C6DF7"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8E3652F"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2953 ms</w:t>
      </w:r>
    </w:p>
    <w:p w14:paraId="76ADAEB6"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001478E1"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2875 ms</w:t>
      </w:r>
    </w:p>
    <w:p w14:paraId="2C6DED7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103C8C29"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2883 ms</w:t>
      </w:r>
    </w:p>
    <w:p w14:paraId="7DD9C766"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26C39156"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2828 ms</w:t>
      </w:r>
    </w:p>
    <w:p w14:paraId="37AB5EB1"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45C8CF5"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2740 ms</w:t>
      </w:r>
    </w:p>
    <w:p w14:paraId="2D9878FC"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4D661730"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1169 ms</w:t>
      </w:r>
    </w:p>
    <w:p w14:paraId="60947CC1"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B82DCAB"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1063 ms</w:t>
      </w:r>
    </w:p>
    <w:p w14:paraId="26585CD2"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26EDAFD2"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1160 ms</w:t>
      </w:r>
    </w:p>
    <w:p w14:paraId="077EC25D"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4F330AB"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1264 ms</w:t>
      </w:r>
    </w:p>
    <w:p w14:paraId="209EE385"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0A8B1F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56289</w:t>
      </w:r>
    </w:p>
    <w:p w14:paraId="16374A6E"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1262 ms</w:t>
      </w:r>
    </w:p>
    <w:p w14:paraId="622F0BF7"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1EAF0CD" w14:textId="77777777" w:rsidR="00816506" w:rsidRPr="003A2D1B" w:rsidRDefault="00816506" w:rsidP="00816506">
      <w:pPr>
        <w:pStyle w:val="Kop3"/>
        <w:rPr>
          <w:lang w:val="en-GB"/>
        </w:rPr>
      </w:pPr>
      <w:r w:rsidRPr="003A2D1B">
        <w:rPr>
          <w:lang w:val="en-GB"/>
        </w:rPr>
        <w:t>Testcase 5 grote documenten</w:t>
      </w:r>
    </w:p>
    <w:p w14:paraId="6D24BB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15:40:10.842</w:t>
      </w:r>
    </w:p>
    <w:p w14:paraId="354533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AE831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106 ms</w:t>
      </w:r>
    </w:p>
    <w:p w14:paraId="78B725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5225A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2022C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1770 ms</w:t>
      </w:r>
    </w:p>
    <w:p w14:paraId="18716B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87 ms</w:t>
      </w:r>
    </w:p>
    <w:p w14:paraId="5243B6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0ABB70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3DEBC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62226</w:t>
      </w:r>
    </w:p>
    <w:p w14:paraId="22F8D6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60257 ms</w:t>
      </w:r>
    </w:p>
    <w:p w14:paraId="3F5602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61BBAA6B" w14:textId="77777777" w:rsidR="00816506" w:rsidRPr="003A2D1B" w:rsidRDefault="00816506" w:rsidP="00816506">
      <w:pPr>
        <w:pStyle w:val="Kop3"/>
      </w:pPr>
      <w:r w:rsidRPr="003A2D1B">
        <w:t>Testcase 20 kleine documenten</w:t>
      </w:r>
    </w:p>
    <w:p w14:paraId="7785C706" w14:textId="77777777" w:rsidR="00816506" w:rsidRPr="003A2D1B" w:rsidRDefault="00816506" w:rsidP="00816506">
      <w:pPr>
        <w:rPr>
          <w:i/>
          <w:iCs/>
        </w:rPr>
      </w:pPr>
      <w:r w:rsidRPr="003A2D1B">
        <w:rPr>
          <w:i/>
          <w:iCs/>
        </w:rPr>
        <w:t>(de eerste keer een timeout bij het toevoegen van het 12</w:t>
      </w:r>
      <w:r w:rsidRPr="003A2D1B">
        <w:rPr>
          <w:i/>
          <w:iCs/>
          <w:vertAlign w:val="superscript"/>
        </w:rPr>
        <w:t>e</w:t>
      </w:r>
      <w:r w:rsidRPr="003A2D1B">
        <w:rPr>
          <w:i/>
          <w:iCs/>
        </w:rPr>
        <w:t xml:space="preserve"> document)</w:t>
      </w:r>
    </w:p>
    <w:p w14:paraId="623130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15:44:33.019</w:t>
      </w:r>
    </w:p>
    <w:p w14:paraId="1420AF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50120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137 ms</w:t>
      </w:r>
    </w:p>
    <w:p w14:paraId="573650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6 ms</w:t>
      </w:r>
    </w:p>
    <w:p w14:paraId="59B2CC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B61C4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1988 ms</w:t>
      </w:r>
    </w:p>
    <w:p w14:paraId="30C639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110 ms</w:t>
      </w:r>
    </w:p>
    <w:p w14:paraId="3F8A0A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5 ms</w:t>
      </w:r>
    </w:p>
    <w:p w14:paraId="2DB9A3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B9D8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8224 ms</w:t>
      </w:r>
    </w:p>
    <w:p w14:paraId="05ABBE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28C9DE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131 ms</w:t>
      </w:r>
    </w:p>
    <w:p w14:paraId="635773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2CEE68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2F8E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6092 ms</w:t>
      </w:r>
    </w:p>
    <w:p w14:paraId="287895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50F84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99 ms</w:t>
      </w:r>
    </w:p>
    <w:p w14:paraId="2F4B56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7831EA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DEDA6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5918 ms</w:t>
      </w:r>
    </w:p>
    <w:p w14:paraId="110E07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62505D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120 ms</w:t>
      </w:r>
    </w:p>
    <w:p w14:paraId="4011D5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8 ms</w:t>
      </w:r>
    </w:p>
    <w:p w14:paraId="07466A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6DF4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5993 ms</w:t>
      </w:r>
    </w:p>
    <w:p w14:paraId="1C46B3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F6A58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99 ms</w:t>
      </w:r>
    </w:p>
    <w:p w14:paraId="0DC148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4AF657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7520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5828 ms</w:t>
      </w:r>
    </w:p>
    <w:p w14:paraId="135B66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346F2C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105 ms</w:t>
      </w:r>
    </w:p>
    <w:p w14:paraId="28185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496C89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3DF35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5444 ms</w:t>
      </w:r>
    </w:p>
    <w:p w14:paraId="050B42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1BF695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87 ms</w:t>
      </w:r>
    </w:p>
    <w:p w14:paraId="5DCBC7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6DB823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48BF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5515 ms</w:t>
      </w:r>
    </w:p>
    <w:p w14:paraId="1DD64D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416945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104 ms</w:t>
      </w:r>
    </w:p>
    <w:p w14:paraId="7E92A9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5B71FA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A496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5268 ms</w:t>
      </w:r>
    </w:p>
    <w:p w14:paraId="4B3C47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629EEB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139 ms</w:t>
      </w:r>
    </w:p>
    <w:p w14:paraId="05ADB5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74173D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908C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5335 ms</w:t>
      </w:r>
    </w:p>
    <w:p w14:paraId="565D8F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E5731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142 ms</w:t>
      </w:r>
    </w:p>
    <w:p w14:paraId="521ECC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028ED5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A8DF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5316 ms</w:t>
      </w:r>
    </w:p>
    <w:p w14:paraId="359B1E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B00A0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148 ms</w:t>
      </w:r>
    </w:p>
    <w:p w14:paraId="021B6C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7117B4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6403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5585 ms</w:t>
      </w:r>
    </w:p>
    <w:p w14:paraId="58E3C1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4726E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104 ms</w:t>
      </w:r>
    </w:p>
    <w:p w14:paraId="250845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3 ms</w:t>
      </w:r>
    </w:p>
    <w:p w14:paraId="495C72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AF63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5343 ms</w:t>
      </w:r>
    </w:p>
    <w:p w14:paraId="358235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F40D6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104 ms</w:t>
      </w:r>
    </w:p>
    <w:p w14:paraId="556DE9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749894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861B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5374 ms</w:t>
      </w:r>
    </w:p>
    <w:p w14:paraId="5FDB4E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7B626E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97 ms</w:t>
      </w:r>
    </w:p>
    <w:p w14:paraId="0A3A57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4 ms</w:t>
      </w:r>
    </w:p>
    <w:p w14:paraId="7B405F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A925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5352 ms</w:t>
      </w:r>
    </w:p>
    <w:p w14:paraId="471179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047E15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123 ms</w:t>
      </w:r>
    </w:p>
    <w:p w14:paraId="740D36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39F7B2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863F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5460 ms</w:t>
      </w:r>
    </w:p>
    <w:p w14:paraId="2F3CC5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96F4F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119 ms</w:t>
      </w:r>
    </w:p>
    <w:p w14:paraId="4E45E3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4 ms</w:t>
      </w:r>
    </w:p>
    <w:p w14:paraId="6A398C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C440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5522 ms</w:t>
      </w:r>
    </w:p>
    <w:p w14:paraId="4FF1A6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48106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103 ms</w:t>
      </w:r>
    </w:p>
    <w:p w14:paraId="64D6F9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7 ms</w:t>
      </w:r>
    </w:p>
    <w:p w14:paraId="263D57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6101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5393 ms</w:t>
      </w:r>
    </w:p>
    <w:p w14:paraId="1674C6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8EDE8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109 ms</w:t>
      </w:r>
    </w:p>
    <w:p w14:paraId="79FD04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7AB14D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F754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5623 ms</w:t>
      </w:r>
    </w:p>
    <w:p w14:paraId="716C29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5D7003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116 ms</w:t>
      </w:r>
    </w:p>
    <w:p w14:paraId="2D55A4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49A026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FF33C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5479 ms</w:t>
      </w:r>
    </w:p>
    <w:p w14:paraId="515EEF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42116B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136 ms</w:t>
      </w:r>
    </w:p>
    <w:p w14:paraId="31604C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5654F5C9"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4660686"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5479 ms</w:t>
      </w:r>
    </w:p>
    <w:p w14:paraId="291508BD"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26FD0E22"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8377 ms</w:t>
      </w:r>
    </w:p>
    <w:p w14:paraId="5513EF2A"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78CAFCAA"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8188 ms</w:t>
      </w:r>
    </w:p>
    <w:p w14:paraId="1E4C00DE"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64CA08E8"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8558 ms</w:t>
      </w:r>
    </w:p>
    <w:p w14:paraId="35C49854"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5214A582"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8017 ms</w:t>
      </w:r>
    </w:p>
    <w:p w14:paraId="7D1E41A4"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0CC9337B"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8113 ms</w:t>
      </w:r>
    </w:p>
    <w:p w14:paraId="1DC8B5C0"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37F145D7"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1044 ms</w:t>
      </w:r>
    </w:p>
    <w:p w14:paraId="3E1120B2"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32203378"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1001 ms</w:t>
      </w:r>
    </w:p>
    <w:p w14:paraId="18633E2A"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2 ms</w:t>
      </w:r>
    </w:p>
    <w:p w14:paraId="3254943F"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1021 ms</w:t>
      </w:r>
    </w:p>
    <w:p w14:paraId="71C7F73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1F632FDA"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1190 ms</w:t>
      </w:r>
    </w:p>
    <w:p w14:paraId="3B2F8D3F"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A4A75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164529</w:t>
      </w:r>
    </w:p>
    <w:p w14:paraId="058D00B0"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983 ms</w:t>
      </w:r>
    </w:p>
    <w:p w14:paraId="0D601E95"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3B81E7E9" w14:textId="77777777" w:rsidR="00816506" w:rsidRPr="003A2D1B" w:rsidRDefault="00816506" w:rsidP="00816506">
      <w:pPr>
        <w:pStyle w:val="Kop3"/>
        <w:rPr>
          <w:lang w:val="en-GB"/>
        </w:rPr>
      </w:pPr>
      <w:r w:rsidRPr="003A2D1B">
        <w:rPr>
          <w:lang w:val="en-GB"/>
        </w:rPr>
        <w:t>Testcase 20 grote documenten</w:t>
      </w:r>
    </w:p>
    <w:p w14:paraId="01AAAE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15:48:16.569</w:t>
      </w:r>
    </w:p>
    <w:p w14:paraId="0C011A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17128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190 ms</w:t>
      </w:r>
    </w:p>
    <w:p w14:paraId="0D20CE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3E9300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897AB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1827 ms</w:t>
      </w:r>
    </w:p>
    <w:p w14:paraId="5DA79B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91 ms</w:t>
      </w:r>
    </w:p>
    <w:p w14:paraId="0203E7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6AD871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C743B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62377</w:t>
      </w:r>
    </w:p>
    <w:p w14:paraId="62275C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60263 ms</w:t>
      </w:r>
    </w:p>
    <w:p w14:paraId="1B060EFE" w14:textId="77777777" w:rsidR="00816506" w:rsidRPr="003A2D1B" w:rsidRDefault="00816506" w:rsidP="00816506">
      <w:pPr>
        <w:pStyle w:val="Geenafstand"/>
        <w:rPr>
          <w:rFonts w:ascii="Trebuchet MS" w:eastAsiaTheme="majorEastAsia" w:hAnsi="Trebuchet MS" w:cstheme="majorBidi"/>
          <w:color w:val="1F3763" w:themeColor="accent1" w:themeShade="7F"/>
          <w:sz w:val="24"/>
          <w:szCs w:val="24"/>
          <w:lang w:val="en-GB"/>
        </w:rPr>
      </w:pPr>
      <w:r w:rsidRPr="003A2D1B">
        <w:rPr>
          <w:rFonts w:ascii="Trebuchet MS" w:hAnsi="Trebuchet MS"/>
          <w:lang w:val="en-GB"/>
        </w:rPr>
        <w:t xml:space="preserve"> -&gt; java.net.SocketTimeoutException: Read timed out</w:t>
      </w:r>
      <w:r w:rsidRPr="003A2D1B">
        <w:rPr>
          <w:rFonts w:ascii="Trebuchet MS" w:hAnsi="Trebuchet MS"/>
          <w:lang w:val="en-GB"/>
        </w:rPr>
        <w:br w:type="page"/>
      </w:r>
    </w:p>
    <w:p w14:paraId="5279F82B" w14:textId="77777777" w:rsidR="00816506" w:rsidRPr="003A2D1B" w:rsidRDefault="00816506" w:rsidP="00816506">
      <w:pPr>
        <w:pStyle w:val="Kop1"/>
      </w:pPr>
      <w:r w:rsidRPr="003A2D1B">
        <w:t>Bijlage 5: testen donderdagmiddag 2024-10-24</w:t>
      </w:r>
    </w:p>
    <w:p w14:paraId="2C3277EB" w14:textId="77777777" w:rsidR="00816506" w:rsidRPr="003A2D1B" w:rsidRDefault="00816506" w:rsidP="00816506">
      <w:pPr>
        <w:pStyle w:val="Kop2"/>
      </w:pPr>
      <w:r w:rsidRPr="003A2D1B">
        <w:t>A - Productieomgeving – met cmis-corsa – met huidige versie open zaakbrug</w:t>
      </w:r>
    </w:p>
    <w:p w14:paraId="272F343C" w14:textId="77777777" w:rsidR="00816506" w:rsidRPr="003A2D1B" w:rsidRDefault="00816506" w:rsidP="00816506">
      <w:r w:rsidRPr="003A2D1B">
        <w:t xml:space="preserve">Open Zaakbrug Endpoint: </w:t>
      </w:r>
      <w:hyperlink r:id="rId59" w:history="1">
        <w:r w:rsidRPr="003A2D1B">
          <w:rPr>
            <w:rStyle w:val="Hyperlink"/>
          </w:rPr>
          <w:t>http://openzksbrugp001.iszf.local/</w:t>
        </w:r>
      </w:hyperlink>
    </w:p>
    <w:p w14:paraId="58F3AEAC" w14:textId="77777777" w:rsidR="00816506" w:rsidRPr="003A2D1B" w:rsidRDefault="00816506" w:rsidP="00816506">
      <w:pPr>
        <w:pStyle w:val="Kop3"/>
        <w:rPr>
          <w:lang w:val="en-GB"/>
        </w:rPr>
      </w:pPr>
      <w:r w:rsidRPr="003A2D1B">
        <w:rPr>
          <w:lang w:val="en-GB"/>
        </w:rPr>
        <w:t>Testcase 5 kleine documenten</w:t>
      </w:r>
    </w:p>
    <w:p w14:paraId="1780E4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15:50:15.157</w:t>
      </w:r>
    </w:p>
    <w:p w14:paraId="46C1A7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E4E0A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65 ms</w:t>
      </w:r>
    </w:p>
    <w:p w14:paraId="62FD88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337B28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6BDF0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1714 ms</w:t>
      </w:r>
    </w:p>
    <w:p w14:paraId="0FBE03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50 ms</w:t>
      </w:r>
    </w:p>
    <w:p w14:paraId="078902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5 ms</w:t>
      </w:r>
    </w:p>
    <w:p w14:paraId="2E418D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CBD3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7846 ms</w:t>
      </w:r>
    </w:p>
    <w:p w14:paraId="5D82A7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784E5B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46 ms</w:t>
      </w:r>
    </w:p>
    <w:p w14:paraId="7113AB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1AA7D1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25A0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7697 ms</w:t>
      </w:r>
    </w:p>
    <w:p w14:paraId="458226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D08CF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65 ms</w:t>
      </w:r>
    </w:p>
    <w:p w14:paraId="4604D3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42206D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08B1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6571 ms</w:t>
      </w:r>
    </w:p>
    <w:p w14:paraId="759D0B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4DBD7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67 ms</w:t>
      </w:r>
    </w:p>
    <w:p w14:paraId="20E348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18 ms</w:t>
      </w:r>
    </w:p>
    <w:p w14:paraId="4A73B8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826E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6252 ms</w:t>
      </w:r>
    </w:p>
    <w:p w14:paraId="2AD5B7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63DD7C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74 ms</w:t>
      </w:r>
    </w:p>
    <w:p w14:paraId="42F51C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50463A7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13DE4D0"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6444 ms</w:t>
      </w:r>
    </w:p>
    <w:p w14:paraId="2E7FC386"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67CBBDA"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375 ms</w:t>
      </w:r>
    </w:p>
    <w:p w14:paraId="2A3F81AC"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615E777A"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239 ms</w:t>
      </w:r>
    </w:p>
    <w:p w14:paraId="001A74EA"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1203F693"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243 ms</w:t>
      </w:r>
    </w:p>
    <w:p w14:paraId="3D171668"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9C3740C"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234 ms</w:t>
      </w:r>
    </w:p>
    <w:p w14:paraId="1A47BB5D"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CEBB1CE"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229 ms</w:t>
      </w:r>
    </w:p>
    <w:p w14:paraId="09110F92"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E8EFE7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1200 ms</w:t>
      </w:r>
    </w:p>
    <w:p w14:paraId="7EC45445"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4CE1DAD2"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1291 ms</w:t>
      </w:r>
    </w:p>
    <w:p w14:paraId="0F947898"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4DE30B93"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1125 ms</w:t>
      </w:r>
    </w:p>
    <w:p w14:paraId="1A3FF4A0"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2985905"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1173 ms</w:t>
      </w:r>
    </w:p>
    <w:p w14:paraId="499BE5D0"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7CCC43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44209</w:t>
      </w:r>
    </w:p>
    <w:p w14:paraId="435827AF"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1176 ms</w:t>
      </w:r>
    </w:p>
    <w:p w14:paraId="27F72D08"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5087582F" w14:textId="77777777" w:rsidR="00816506" w:rsidRPr="003A2D1B" w:rsidRDefault="00816506" w:rsidP="00816506">
      <w:pPr>
        <w:pStyle w:val="Kop3"/>
        <w:rPr>
          <w:lang w:val="en-GB"/>
        </w:rPr>
      </w:pPr>
      <w:r w:rsidRPr="003A2D1B">
        <w:rPr>
          <w:lang w:val="en-GB"/>
        </w:rPr>
        <w:t>Testcase 5 grote documenten</w:t>
      </w:r>
    </w:p>
    <w:p w14:paraId="734ED9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15:51:25.982</w:t>
      </w:r>
    </w:p>
    <w:p w14:paraId="32F994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BC7BB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46 ms</w:t>
      </w:r>
    </w:p>
    <w:p w14:paraId="2875F2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4FF21C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6464B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1678 ms</w:t>
      </w:r>
    </w:p>
    <w:p w14:paraId="21DC33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39 ms</w:t>
      </w:r>
    </w:p>
    <w:p w14:paraId="17C370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3FB1D8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DA65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10791 ms</w:t>
      </w:r>
    </w:p>
    <w:p w14:paraId="696406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D5B629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164 ms</w:t>
      </w:r>
    </w:p>
    <w:p w14:paraId="75E193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16 ms</w:t>
      </w:r>
    </w:p>
    <w:p w14:paraId="69D3E2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949F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8476 ms</w:t>
      </w:r>
    </w:p>
    <w:p w14:paraId="60C2B4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88B65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38 ms</w:t>
      </w:r>
    </w:p>
    <w:p w14:paraId="06C7BD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37AEEE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D0582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7701 ms</w:t>
      </w:r>
    </w:p>
    <w:p w14:paraId="6764F9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7B708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47 ms</w:t>
      </w:r>
    </w:p>
    <w:p w14:paraId="33D13D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7D40B7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D95C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8436 ms</w:t>
      </w:r>
    </w:p>
    <w:p w14:paraId="4BB765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5C42D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56 ms</w:t>
      </w:r>
    </w:p>
    <w:p w14:paraId="62158C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6FBC6031"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8C33981"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7953 ms</w:t>
      </w:r>
    </w:p>
    <w:p w14:paraId="6481CD86"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2B66857"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346 ms</w:t>
      </w:r>
    </w:p>
    <w:p w14:paraId="0ACDC992"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13BA921A"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270 ms</w:t>
      </w:r>
    </w:p>
    <w:p w14:paraId="77839B6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0EEE9658"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285 ms</w:t>
      </w:r>
    </w:p>
    <w:p w14:paraId="720A5740"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11C235AD"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252 ms</w:t>
      </w:r>
    </w:p>
    <w:p w14:paraId="6291F866"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4F356FF"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295 ms</w:t>
      </w:r>
    </w:p>
    <w:p w14:paraId="565D245D"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4E48F8AC"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2678 ms</w:t>
      </w:r>
    </w:p>
    <w:p w14:paraId="6078C61C"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14550208"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2990 ms</w:t>
      </w:r>
    </w:p>
    <w:p w14:paraId="1C3BA8ED"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37CC5288"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2696 ms</w:t>
      </w:r>
    </w:p>
    <w:p w14:paraId="3486FB5B"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3965A4A1"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2540 ms</w:t>
      </w:r>
    </w:p>
    <w:p w14:paraId="0B6994C6"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6C7D33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60364</w:t>
      </w:r>
    </w:p>
    <w:p w14:paraId="1A1CE36D"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2560 ms</w:t>
      </w:r>
    </w:p>
    <w:p w14:paraId="614D94C0"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785086E1" w14:textId="77777777" w:rsidR="00816506" w:rsidRPr="003A2D1B" w:rsidRDefault="00816506" w:rsidP="00816506">
      <w:pPr>
        <w:pStyle w:val="Kop3"/>
        <w:rPr>
          <w:lang w:val="en-GB"/>
        </w:rPr>
      </w:pPr>
      <w:r w:rsidRPr="003A2D1B">
        <w:rPr>
          <w:lang w:val="en-GB"/>
        </w:rPr>
        <w:t>Testcase 20 kleine documenten</w:t>
      </w:r>
    </w:p>
    <w:p w14:paraId="44534C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15:52:58.940</w:t>
      </w:r>
    </w:p>
    <w:p w14:paraId="4AAF0C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86C94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54 ms</w:t>
      </w:r>
    </w:p>
    <w:p w14:paraId="389A06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07FE74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7D8D2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1663 ms</w:t>
      </w:r>
    </w:p>
    <w:p w14:paraId="64015B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45 ms</w:t>
      </w:r>
    </w:p>
    <w:p w14:paraId="231F59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04B27E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A220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7434 ms</w:t>
      </w:r>
    </w:p>
    <w:p w14:paraId="3CC426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4BF5DD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47 ms</w:t>
      </w:r>
    </w:p>
    <w:p w14:paraId="3250A9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5B8F78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FCEB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6039 ms</w:t>
      </w:r>
    </w:p>
    <w:p w14:paraId="66E56A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A40CC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51 ms</w:t>
      </w:r>
    </w:p>
    <w:p w14:paraId="72F2BA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64FAAB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F8BB8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5934 ms</w:t>
      </w:r>
    </w:p>
    <w:p w14:paraId="2E2EA0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4DDDF6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41 ms</w:t>
      </w:r>
    </w:p>
    <w:p w14:paraId="57488F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15ABCE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3059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5977 ms</w:t>
      </w:r>
    </w:p>
    <w:p w14:paraId="08E1FB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607AB4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100 ms</w:t>
      </w:r>
    </w:p>
    <w:p w14:paraId="5E6FFE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0971D4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ED1B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6665 ms</w:t>
      </w:r>
    </w:p>
    <w:p w14:paraId="193E1E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7F2C10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130 ms</w:t>
      </w:r>
    </w:p>
    <w:p w14:paraId="587601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423262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E6E8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6398 ms</w:t>
      </w:r>
    </w:p>
    <w:p w14:paraId="326128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44FC8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62 ms</w:t>
      </w:r>
    </w:p>
    <w:p w14:paraId="13BC61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4 ms</w:t>
      </w:r>
    </w:p>
    <w:p w14:paraId="3CED37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7872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6225 ms</w:t>
      </w:r>
    </w:p>
    <w:p w14:paraId="6EDE37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5E0FB2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37 ms</w:t>
      </w:r>
    </w:p>
    <w:p w14:paraId="1B4A47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0B9841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B248D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6531 ms</w:t>
      </w:r>
    </w:p>
    <w:p w14:paraId="7452D1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28440C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108 ms</w:t>
      </w:r>
    </w:p>
    <w:p w14:paraId="55A665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6B87D2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A50D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6113 ms</w:t>
      </w:r>
    </w:p>
    <w:p w14:paraId="5B0268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06708B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49 ms</w:t>
      </w:r>
    </w:p>
    <w:p w14:paraId="26A208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312735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82F8F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6223 ms</w:t>
      </w:r>
    </w:p>
    <w:p w14:paraId="63A517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4F7452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45 ms</w:t>
      </w:r>
    </w:p>
    <w:p w14:paraId="3C9E52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20CCCA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B82A0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5764 ms</w:t>
      </w:r>
    </w:p>
    <w:p w14:paraId="0D4D26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3C17B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36 ms</w:t>
      </w:r>
    </w:p>
    <w:p w14:paraId="10BC3E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20A3F0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40D3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6294 ms</w:t>
      </w:r>
    </w:p>
    <w:p w14:paraId="6E0631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7E9679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38 ms</w:t>
      </w:r>
    </w:p>
    <w:p w14:paraId="6DB95F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7B80B0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30671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6830 ms</w:t>
      </w:r>
    </w:p>
    <w:p w14:paraId="793B47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722699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44 ms</w:t>
      </w:r>
    </w:p>
    <w:p w14:paraId="4DED3B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2118FB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7363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7114 ms</w:t>
      </w:r>
    </w:p>
    <w:p w14:paraId="23B99D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22EC13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43 ms</w:t>
      </w:r>
    </w:p>
    <w:p w14:paraId="55C7C6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6C04AA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07ED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6964 ms</w:t>
      </w:r>
    </w:p>
    <w:p w14:paraId="6D3B9B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22BF0F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119 ms</w:t>
      </w:r>
    </w:p>
    <w:p w14:paraId="16C794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019C3D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ED26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7071 ms</w:t>
      </w:r>
    </w:p>
    <w:p w14:paraId="61EC28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3BDA3D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147 ms</w:t>
      </w:r>
    </w:p>
    <w:p w14:paraId="3E669A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01538F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BAF4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7100 ms</w:t>
      </w:r>
    </w:p>
    <w:p w14:paraId="08307B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70928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52 ms</w:t>
      </w:r>
    </w:p>
    <w:p w14:paraId="455191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3 ms</w:t>
      </w:r>
    </w:p>
    <w:p w14:paraId="653D1B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46E8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7655 ms</w:t>
      </w:r>
    </w:p>
    <w:p w14:paraId="5F64A1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32A00D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53 ms</w:t>
      </w:r>
    </w:p>
    <w:p w14:paraId="412D85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4 ms</w:t>
      </w:r>
    </w:p>
    <w:p w14:paraId="0A57E1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73E2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7000 ms</w:t>
      </w:r>
    </w:p>
    <w:p w14:paraId="40D41F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24C616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49 ms</w:t>
      </w:r>
    </w:p>
    <w:p w14:paraId="5E5A03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3 ms</w:t>
      </w:r>
    </w:p>
    <w:p w14:paraId="3E338EF8"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B008EFE"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7250 ms</w:t>
      </w:r>
    </w:p>
    <w:p w14:paraId="3F7A8A61"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B1B787D"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287 ms</w:t>
      </w:r>
    </w:p>
    <w:p w14:paraId="47EA37AA"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7F664FF1"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269 ms</w:t>
      </w:r>
    </w:p>
    <w:p w14:paraId="1315D2EE"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4749AA09"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270 ms</w:t>
      </w:r>
    </w:p>
    <w:p w14:paraId="700CF03C"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3B692D40"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284 ms</w:t>
      </w:r>
    </w:p>
    <w:p w14:paraId="4CF9C90A"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25A267D7"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280 ms</w:t>
      </w:r>
    </w:p>
    <w:p w14:paraId="62766976"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3B8C335"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1159 ms</w:t>
      </w:r>
    </w:p>
    <w:p w14:paraId="1225C550"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2 ms</w:t>
      </w:r>
    </w:p>
    <w:p w14:paraId="4E0F47AF"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1369 ms</w:t>
      </w:r>
    </w:p>
    <w:p w14:paraId="3B3DD233"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4DB5CF42"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1392 ms</w:t>
      </w:r>
    </w:p>
    <w:p w14:paraId="52DD03EC"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03EC52A0"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1348 ms</w:t>
      </w:r>
    </w:p>
    <w:p w14:paraId="1C2A6818"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1E81B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143547</w:t>
      </w:r>
    </w:p>
    <w:p w14:paraId="606F876B"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1236 ms</w:t>
      </w:r>
    </w:p>
    <w:p w14:paraId="31AB07A3"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0950C40C" w14:textId="77777777" w:rsidR="00816506" w:rsidRPr="003A2D1B" w:rsidRDefault="00816506" w:rsidP="00816506">
      <w:pPr>
        <w:pStyle w:val="Kop3"/>
        <w:rPr>
          <w:lang w:val="en-GB"/>
        </w:rPr>
      </w:pPr>
      <w:r w:rsidRPr="003A2D1B">
        <w:rPr>
          <w:lang w:val="en-GB"/>
        </w:rPr>
        <w:t>Testcase 20 grote documenten</w:t>
      </w:r>
    </w:p>
    <w:p w14:paraId="7A7DAC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15:55:49.627</w:t>
      </w:r>
    </w:p>
    <w:p w14:paraId="426076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9A7B0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50 ms</w:t>
      </w:r>
    </w:p>
    <w:p w14:paraId="011BDB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4CEA8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7192F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2051 ms</w:t>
      </w:r>
    </w:p>
    <w:p w14:paraId="0C3224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59 ms</w:t>
      </w:r>
    </w:p>
    <w:p w14:paraId="7AA294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4A3AD7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5C29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19552 ms</w:t>
      </w:r>
    </w:p>
    <w:p w14:paraId="40B171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725F70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117 ms</w:t>
      </w:r>
    </w:p>
    <w:p w14:paraId="525932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20 ms</w:t>
      </w:r>
    </w:p>
    <w:p w14:paraId="42E7CC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96B1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8610 ms</w:t>
      </w:r>
    </w:p>
    <w:p w14:paraId="1D2DB0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7CCD56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55 ms</w:t>
      </w:r>
    </w:p>
    <w:p w14:paraId="6C8666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7B194F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0003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9067 ms</w:t>
      </w:r>
    </w:p>
    <w:p w14:paraId="3C9384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023D70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46 ms</w:t>
      </w:r>
    </w:p>
    <w:p w14:paraId="0A1050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2EE2E0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D7AC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8621 ms</w:t>
      </w:r>
    </w:p>
    <w:p w14:paraId="7D073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197422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47 ms</w:t>
      </w:r>
    </w:p>
    <w:p w14:paraId="175B72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2A5292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CF03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8866 ms</w:t>
      </w:r>
    </w:p>
    <w:p w14:paraId="6CCAD7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3CB0D9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40 ms</w:t>
      </w:r>
    </w:p>
    <w:p w14:paraId="67919A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57E644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F0AB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9240 ms</w:t>
      </w:r>
    </w:p>
    <w:p w14:paraId="26E473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252F19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38 ms</w:t>
      </w:r>
    </w:p>
    <w:p w14:paraId="1AE348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1C6C9D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DD353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9233 ms</w:t>
      </w:r>
    </w:p>
    <w:p w14:paraId="7F2A94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F8930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59 ms</w:t>
      </w:r>
    </w:p>
    <w:p w14:paraId="6D0680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4 ms</w:t>
      </w:r>
    </w:p>
    <w:p w14:paraId="2D7303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5251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8894 ms</w:t>
      </w:r>
    </w:p>
    <w:p w14:paraId="611716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DB7DE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55 ms</w:t>
      </w:r>
    </w:p>
    <w:p w14:paraId="21D072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54C73C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612E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8755 ms</w:t>
      </w:r>
    </w:p>
    <w:p w14:paraId="7D4EB1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4F0C46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39 ms</w:t>
      </w:r>
    </w:p>
    <w:p w14:paraId="250077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1E0761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334C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8595 ms</w:t>
      </w:r>
    </w:p>
    <w:p w14:paraId="771919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8E59B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58 ms</w:t>
      </w:r>
    </w:p>
    <w:p w14:paraId="3B94AE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51E418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79CE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10877 ms</w:t>
      </w:r>
    </w:p>
    <w:p w14:paraId="79FACD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25B4A8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43 ms</w:t>
      </w:r>
    </w:p>
    <w:p w14:paraId="1EC071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57CFDF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C67E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9025 ms</w:t>
      </w:r>
    </w:p>
    <w:p w14:paraId="4601C3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4CC3D1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37 ms</w:t>
      </w:r>
    </w:p>
    <w:p w14:paraId="0F5B0B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32D084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4852E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9054 ms</w:t>
      </w:r>
    </w:p>
    <w:p w14:paraId="04663F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1AC24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45 ms</w:t>
      </w:r>
    </w:p>
    <w:p w14:paraId="23F0C8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673EB6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BDD23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8602 ms</w:t>
      </w:r>
    </w:p>
    <w:p w14:paraId="1DB5D1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32DD5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52 ms</w:t>
      </w:r>
    </w:p>
    <w:p w14:paraId="7058B5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1625D3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3E9F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9056 ms</w:t>
      </w:r>
    </w:p>
    <w:p w14:paraId="317AE5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52CC92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82 ms</w:t>
      </w:r>
    </w:p>
    <w:p w14:paraId="0D2A6D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2FA7F8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F61F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8449 ms</w:t>
      </w:r>
    </w:p>
    <w:p w14:paraId="522222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2A299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84 ms</w:t>
      </w:r>
    </w:p>
    <w:p w14:paraId="32F697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39274A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54C8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8552 ms</w:t>
      </w:r>
    </w:p>
    <w:p w14:paraId="56AF26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876AD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38 ms</w:t>
      </w:r>
    </w:p>
    <w:p w14:paraId="1BDD2E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1 ms</w:t>
      </w:r>
    </w:p>
    <w:p w14:paraId="0F60BC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D2139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8349 ms</w:t>
      </w:r>
    </w:p>
    <w:p w14:paraId="4EAFC9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8D780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46 ms</w:t>
      </w:r>
    </w:p>
    <w:p w14:paraId="0E5E2C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4DE77D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D0B5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9284 ms</w:t>
      </w:r>
    </w:p>
    <w:p w14:paraId="15BC90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E118C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51 ms</w:t>
      </w:r>
    </w:p>
    <w:p w14:paraId="025541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1BAFDF1D"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50F0C6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8311 ms</w:t>
      </w:r>
    </w:p>
    <w:p w14:paraId="6D5B334A"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ECB8B5A"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284 ms</w:t>
      </w:r>
    </w:p>
    <w:p w14:paraId="41ADE412"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1 ms</w:t>
      </w:r>
    </w:p>
    <w:p w14:paraId="4713615A"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282 ms</w:t>
      </w:r>
    </w:p>
    <w:p w14:paraId="4D8A993A"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925369D"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298 ms</w:t>
      </w:r>
    </w:p>
    <w:p w14:paraId="03ACF822"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DB7F4B0"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333 ms</w:t>
      </w:r>
    </w:p>
    <w:p w14:paraId="3532D097"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797903B9"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385 ms</w:t>
      </w:r>
    </w:p>
    <w:p w14:paraId="3290CC5D"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7FCE4DF"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3332 ms</w:t>
      </w:r>
    </w:p>
    <w:p w14:paraId="3BE53E17"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648BD497"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2736 ms</w:t>
      </w:r>
    </w:p>
    <w:p w14:paraId="636795B2"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17E6BCA3"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3350 ms</w:t>
      </w:r>
    </w:p>
    <w:p w14:paraId="09DF6D1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5B67F353"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2742 ms</w:t>
      </w:r>
    </w:p>
    <w:p w14:paraId="3DEEA24D"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06D534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208494</w:t>
      </w:r>
    </w:p>
    <w:p w14:paraId="3C3B770C"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2506 ms</w:t>
      </w:r>
    </w:p>
    <w:p w14:paraId="5052DF66"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1651364E" w14:textId="77777777" w:rsidR="00816506" w:rsidRPr="003A2D1B" w:rsidRDefault="00816506" w:rsidP="00816506">
      <w:pPr>
        <w:pStyle w:val="Kop2"/>
      </w:pPr>
      <w:r w:rsidRPr="003A2D1B">
        <w:t>B - Testomgeving – met cmis-corsa – met huidige versie open zaakbrug</w:t>
      </w:r>
    </w:p>
    <w:p w14:paraId="449D178A" w14:textId="77777777" w:rsidR="00816506" w:rsidRPr="003A2D1B" w:rsidRDefault="00816506" w:rsidP="00816506">
      <w:r w:rsidRPr="003A2D1B">
        <w:t xml:space="preserve">Open Zaakbrug Endpoint: </w:t>
      </w:r>
      <w:hyperlink r:id="rId60" w:history="1">
        <w:r w:rsidRPr="003A2D1B">
          <w:rPr>
            <w:rStyle w:val="Hyperlink"/>
          </w:rPr>
          <w:t>http://openzksbrugt001.iszf.local/</w:t>
        </w:r>
      </w:hyperlink>
    </w:p>
    <w:p w14:paraId="599CF4BB" w14:textId="77777777" w:rsidR="00816506" w:rsidRPr="003A2D1B" w:rsidRDefault="00816506" w:rsidP="00816506">
      <w:pPr>
        <w:pStyle w:val="Kop3"/>
        <w:rPr>
          <w:lang w:val="en-GB"/>
        </w:rPr>
      </w:pPr>
      <w:r w:rsidRPr="003A2D1B">
        <w:rPr>
          <w:lang w:val="en-GB"/>
        </w:rPr>
        <w:t>Testcase 5 kleine documenten</w:t>
      </w:r>
    </w:p>
    <w:p w14:paraId="75657D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16:25:53.173</w:t>
      </w:r>
    </w:p>
    <w:p w14:paraId="518B9F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47172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64 ms</w:t>
      </w:r>
    </w:p>
    <w:p w14:paraId="3F48ED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BBFB6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4C0C7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1104 ms</w:t>
      </w:r>
    </w:p>
    <w:p w14:paraId="62AB3C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56 ms</w:t>
      </w:r>
    </w:p>
    <w:p w14:paraId="5E343F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15644F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54A4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8579 ms</w:t>
      </w:r>
    </w:p>
    <w:p w14:paraId="7E370F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10 ms</w:t>
      </w:r>
    </w:p>
    <w:p w14:paraId="214DFA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52 ms</w:t>
      </w:r>
    </w:p>
    <w:p w14:paraId="47A03E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6983C3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DDCB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7099 ms</w:t>
      </w:r>
    </w:p>
    <w:p w14:paraId="1DCDD2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C0688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68 ms</w:t>
      </w:r>
    </w:p>
    <w:p w14:paraId="21AEC4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48AAD4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A69D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7528 ms</w:t>
      </w:r>
    </w:p>
    <w:p w14:paraId="7EE497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28E38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67 ms</w:t>
      </w:r>
    </w:p>
    <w:p w14:paraId="451C34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660B13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0229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7008 ms</w:t>
      </w:r>
    </w:p>
    <w:p w14:paraId="37FE47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3104F2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66 ms</w:t>
      </w:r>
    </w:p>
    <w:p w14:paraId="25E0ED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3 ms</w:t>
      </w:r>
    </w:p>
    <w:p w14:paraId="40FEE52C"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DAAA167"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7089 ms</w:t>
      </w:r>
    </w:p>
    <w:p w14:paraId="65FEACC8"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6374F9E"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214 ms</w:t>
      </w:r>
    </w:p>
    <w:p w14:paraId="42F64DDE"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7E162605"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202 ms</w:t>
      </w:r>
    </w:p>
    <w:p w14:paraId="32BD8EFE"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2D2385CF"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228 ms</w:t>
      </w:r>
    </w:p>
    <w:p w14:paraId="46D12061"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FD3FC55"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202 ms</w:t>
      </w:r>
    </w:p>
    <w:p w14:paraId="62843393"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04BB816C"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186 ms</w:t>
      </w:r>
    </w:p>
    <w:p w14:paraId="2860B8BE"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219C26D2"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1307 ms</w:t>
      </w:r>
    </w:p>
    <w:p w14:paraId="7E89F8F0"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0E20074D"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1325 ms</w:t>
      </w:r>
    </w:p>
    <w:p w14:paraId="7DC4CF0A"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0247AA13"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1344 ms</w:t>
      </w:r>
    </w:p>
    <w:p w14:paraId="12543CB3"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44A94F6F"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1423 ms</w:t>
      </w:r>
    </w:p>
    <w:p w14:paraId="2E592CD8"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2E1A13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46578</w:t>
      </w:r>
    </w:p>
    <w:p w14:paraId="397BC43E"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1339 ms</w:t>
      </w:r>
    </w:p>
    <w:p w14:paraId="5C244122"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75E3A18C" w14:textId="77777777" w:rsidR="00816506" w:rsidRPr="003A2D1B" w:rsidRDefault="00816506" w:rsidP="00816506">
      <w:pPr>
        <w:pStyle w:val="Kop3"/>
        <w:rPr>
          <w:lang w:val="en-GB"/>
        </w:rPr>
      </w:pPr>
      <w:r w:rsidRPr="003A2D1B">
        <w:rPr>
          <w:lang w:val="en-GB"/>
        </w:rPr>
        <w:t>Testcase 5 grote documenten</w:t>
      </w:r>
    </w:p>
    <w:p w14:paraId="38B95C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16:27:46.602</w:t>
      </w:r>
    </w:p>
    <w:p w14:paraId="3A297E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4EBF1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53 ms</w:t>
      </w:r>
    </w:p>
    <w:p w14:paraId="4A8D73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4 ms</w:t>
      </w:r>
    </w:p>
    <w:p w14:paraId="2FA7D9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55591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1286 ms</w:t>
      </w:r>
    </w:p>
    <w:p w14:paraId="4EB1CC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49 ms</w:t>
      </w:r>
    </w:p>
    <w:p w14:paraId="15FED6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5 ms</w:t>
      </w:r>
    </w:p>
    <w:p w14:paraId="6C85B4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7D9D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11336 ms</w:t>
      </w:r>
    </w:p>
    <w:p w14:paraId="4E05F7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55FCF7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51 ms</w:t>
      </w:r>
    </w:p>
    <w:p w14:paraId="649EAA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21 ms</w:t>
      </w:r>
    </w:p>
    <w:p w14:paraId="35F375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7E566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9766 ms</w:t>
      </w:r>
    </w:p>
    <w:p w14:paraId="16971F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3E9097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57 ms</w:t>
      </w:r>
    </w:p>
    <w:p w14:paraId="4C19F4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5 ms</w:t>
      </w:r>
    </w:p>
    <w:p w14:paraId="1AB60C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510CE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9858 ms</w:t>
      </w:r>
    </w:p>
    <w:p w14:paraId="00D63C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35DF09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49 ms</w:t>
      </w:r>
    </w:p>
    <w:p w14:paraId="488135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1FF767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3F24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9261 ms</w:t>
      </w:r>
    </w:p>
    <w:p w14:paraId="1E5647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6F040E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37 ms</w:t>
      </w:r>
    </w:p>
    <w:p w14:paraId="099F69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438ECA41"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7F1FCF9"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9663 ms</w:t>
      </w:r>
    </w:p>
    <w:p w14:paraId="7982C2BB"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28757DD1"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204 ms</w:t>
      </w:r>
    </w:p>
    <w:p w14:paraId="3E687465"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48462CBE"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198 ms</w:t>
      </w:r>
    </w:p>
    <w:p w14:paraId="472F5DFF"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7F35EBD4"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199 ms</w:t>
      </w:r>
    </w:p>
    <w:p w14:paraId="52A52F4E"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2614B6F4"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198 ms</w:t>
      </w:r>
    </w:p>
    <w:p w14:paraId="03BB6C89"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83F7898"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190 ms</w:t>
      </w:r>
    </w:p>
    <w:p w14:paraId="46023B3B"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5EA7225E"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3249 ms</w:t>
      </w:r>
    </w:p>
    <w:p w14:paraId="4CDE6B7B"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0BCE26C7"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3190 ms</w:t>
      </w:r>
    </w:p>
    <w:p w14:paraId="7EB252A4"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1A19602E"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3167 ms</w:t>
      </w:r>
    </w:p>
    <w:p w14:paraId="5A8B8F43"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3703F347"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3205 ms</w:t>
      </w:r>
    </w:p>
    <w:p w14:paraId="2D98C0E3"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582C92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68583</w:t>
      </w:r>
    </w:p>
    <w:p w14:paraId="410FDB89"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3279 ms</w:t>
      </w:r>
    </w:p>
    <w:p w14:paraId="1865F8A1"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AFFF482" w14:textId="77777777" w:rsidR="00816506" w:rsidRPr="003A2D1B" w:rsidRDefault="00816506" w:rsidP="00816506">
      <w:pPr>
        <w:pStyle w:val="Kop3"/>
        <w:rPr>
          <w:lang w:val="en-GB"/>
        </w:rPr>
      </w:pPr>
      <w:r w:rsidRPr="003A2D1B">
        <w:rPr>
          <w:lang w:val="en-GB"/>
        </w:rPr>
        <w:t>Testcase 20 kleine documenten</w:t>
      </w:r>
    </w:p>
    <w:p w14:paraId="6853E5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16:29:25.885</w:t>
      </w:r>
    </w:p>
    <w:p w14:paraId="759E54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61686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47 ms</w:t>
      </w:r>
    </w:p>
    <w:p w14:paraId="39343C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40457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5A728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1089 ms</w:t>
      </w:r>
    </w:p>
    <w:p w14:paraId="08D363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38 ms</w:t>
      </w:r>
    </w:p>
    <w:p w14:paraId="309596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75B9C8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45AB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8323 ms</w:t>
      </w:r>
    </w:p>
    <w:p w14:paraId="52C3E3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3FEDAC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78 ms</w:t>
      </w:r>
    </w:p>
    <w:p w14:paraId="1BF31A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585A1B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3E1A6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6903 ms</w:t>
      </w:r>
    </w:p>
    <w:p w14:paraId="52CA02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2AD1F9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37 ms</w:t>
      </w:r>
    </w:p>
    <w:p w14:paraId="546628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E1DCE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8EC3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6937 ms</w:t>
      </w:r>
    </w:p>
    <w:p w14:paraId="67EEDA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148A6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84 ms</w:t>
      </w:r>
    </w:p>
    <w:p w14:paraId="6B207D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588D23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A07C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6860 ms</w:t>
      </w:r>
    </w:p>
    <w:p w14:paraId="5CE828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156D1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50 ms</w:t>
      </w:r>
    </w:p>
    <w:p w14:paraId="0AC117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2CB7A9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EB0A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7271 ms</w:t>
      </w:r>
    </w:p>
    <w:p w14:paraId="7FFE6C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E9348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50 ms</w:t>
      </w:r>
    </w:p>
    <w:p w14:paraId="5341DC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3 ms</w:t>
      </w:r>
    </w:p>
    <w:p w14:paraId="20B4BF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2F79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6901 ms</w:t>
      </w:r>
    </w:p>
    <w:p w14:paraId="2565AA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8575B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78 ms</w:t>
      </w:r>
    </w:p>
    <w:p w14:paraId="5A510D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5 ms</w:t>
      </w:r>
    </w:p>
    <w:p w14:paraId="726ED8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6668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6975 ms</w:t>
      </w:r>
    </w:p>
    <w:p w14:paraId="70C28E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72DF96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73 ms</w:t>
      </w:r>
    </w:p>
    <w:p w14:paraId="06AB62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77DD1E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D5F1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6795 ms</w:t>
      </w:r>
    </w:p>
    <w:p w14:paraId="4291FD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5C737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50 ms</w:t>
      </w:r>
    </w:p>
    <w:p w14:paraId="76BA50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64B7B5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B435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6932 ms</w:t>
      </w:r>
    </w:p>
    <w:p w14:paraId="7A773A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4B0BA6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82 ms</w:t>
      </w:r>
    </w:p>
    <w:p w14:paraId="18F995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3 ms</w:t>
      </w:r>
    </w:p>
    <w:p w14:paraId="39EB07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8427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6848 ms</w:t>
      </w:r>
    </w:p>
    <w:p w14:paraId="50E4D1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54E7F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71 ms</w:t>
      </w:r>
    </w:p>
    <w:p w14:paraId="5F879E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70DA4A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779A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6930 ms</w:t>
      </w:r>
    </w:p>
    <w:p w14:paraId="647922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163EA4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75 ms</w:t>
      </w:r>
    </w:p>
    <w:p w14:paraId="7C3ED6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11C2A1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AC4D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7124 ms</w:t>
      </w:r>
    </w:p>
    <w:p w14:paraId="571977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6FE3C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46 ms</w:t>
      </w:r>
    </w:p>
    <w:p w14:paraId="627673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7539DB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9A39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7280 ms</w:t>
      </w:r>
    </w:p>
    <w:p w14:paraId="02A9ED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4C18C0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82 ms</w:t>
      </w:r>
    </w:p>
    <w:p w14:paraId="6C9782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3 ms</w:t>
      </w:r>
    </w:p>
    <w:p w14:paraId="0B642E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6308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7339 ms</w:t>
      </w:r>
    </w:p>
    <w:p w14:paraId="7B4A9E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8B6FE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109 ms</w:t>
      </w:r>
    </w:p>
    <w:p w14:paraId="1F4803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28C7CD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137C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7208 ms</w:t>
      </w:r>
    </w:p>
    <w:p w14:paraId="4A8E3E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E10FF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174 ms</w:t>
      </w:r>
    </w:p>
    <w:p w14:paraId="7D2FAF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297B29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FD6A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6974 ms</w:t>
      </w:r>
    </w:p>
    <w:p w14:paraId="38EC13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3B630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47 ms</w:t>
      </w:r>
    </w:p>
    <w:p w14:paraId="0F7483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03EE5E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A645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6989 ms</w:t>
      </w:r>
    </w:p>
    <w:p w14:paraId="07CF23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0A41B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81 ms</w:t>
      </w:r>
    </w:p>
    <w:p w14:paraId="22BAAE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6EB41E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0ECF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7006 ms</w:t>
      </w:r>
    </w:p>
    <w:p w14:paraId="4630D0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59C6C4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60 ms</w:t>
      </w:r>
    </w:p>
    <w:p w14:paraId="3975EA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7BA8EC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7C19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6736 ms</w:t>
      </w:r>
    </w:p>
    <w:p w14:paraId="25FABE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F5FEA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41 ms</w:t>
      </w:r>
    </w:p>
    <w:p w14:paraId="3DBF4B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6EAE5136"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06E869E"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7055 ms</w:t>
      </w:r>
    </w:p>
    <w:p w14:paraId="1B2F3AEF"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7DF4AD00"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248 ms</w:t>
      </w:r>
    </w:p>
    <w:p w14:paraId="2E9DD276"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779FBD46"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265 ms</w:t>
      </w:r>
    </w:p>
    <w:p w14:paraId="462D206A"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4C415142"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240 ms</w:t>
      </w:r>
    </w:p>
    <w:p w14:paraId="00D7272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59058BEF"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320 ms</w:t>
      </w:r>
    </w:p>
    <w:p w14:paraId="44D63355"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687C0B35"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209 ms</w:t>
      </w:r>
    </w:p>
    <w:p w14:paraId="79C6ED75"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F908F59"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1285 ms</w:t>
      </w:r>
    </w:p>
    <w:p w14:paraId="47D82E43"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4B738D84"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1317 ms</w:t>
      </w:r>
    </w:p>
    <w:p w14:paraId="2B08DE3E"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0E42A979"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1294 ms</w:t>
      </w:r>
    </w:p>
    <w:p w14:paraId="2E6C3C3C"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094F82E5"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1334 ms</w:t>
      </w:r>
    </w:p>
    <w:p w14:paraId="4A5D4E67"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78959C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151860</w:t>
      </w:r>
    </w:p>
    <w:p w14:paraId="1EA6DD2D"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1367 ms</w:t>
      </w:r>
    </w:p>
    <w:p w14:paraId="027FD79A"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7D7ED0A9" w14:textId="77777777" w:rsidR="00816506" w:rsidRPr="003A2D1B" w:rsidRDefault="00816506" w:rsidP="00816506">
      <w:pPr>
        <w:pStyle w:val="Kop3"/>
        <w:rPr>
          <w:lang w:val="en-GB"/>
        </w:rPr>
      </w:pPr>
      <w:r w:rsidRPr="003A2D1B">
        <w:rPr>
          <w:lang w:val="en-GB"/>
        </w:rPr>
        <w:t>Testcase 20 grote documenten</w:t>
      </w:r>
    </w:p>
    <w:p w14:paraId="0517D9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16:32:48.098</w:t>
      </w:r>
    </w:p>
    <w:p w14:paraId="7F021E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F5C3F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62 ms</w:t>
      </w:r>
    </w:p>
    <w:p w14:paraId="610E37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6 ms</w:t>
      </w:r>
    </w:p>
    <w:p w14:paraId="7960E0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4841A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1102 ms</w:t>
      </w:r>
    </w:p>
    <w:p w14:paraId="2AEFDA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42 ms</w:t>
      </w:r>
    </w:p>
    <w:p w14:paraId="4E948A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3 ms</w:t>
      </w:r>
    </w:p>
    <w:p w14:paraId="338A05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0EA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10997 ms</w:t>
      </w:r>
    </w:p>
    <w:p w14:paraId="3AC7AF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19B53E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67 ms</w:t>
      </w:r>
    </w:p>
    <w:p w14:paraId="592553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07F832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7B111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10169 ms</w:t>
      </w:r>
    </w:p>
    <w:p w14:paraId="3F029E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62933D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57 ms</w:t>
      </w:r>
    </w:p>
    <w:p w14:paraId="45ACEF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4 ms</w:t>
      </w:r>
    </w:p>
    <w:p w14:paraId="1662C6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6C10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9357 ms</w:t>
      </w:r>
    </w:p>
    <w:p w14:paraId="5AC290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54014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47 ms</w:t>
      </w:r>
    </w:p>
    <w:p w14:paraId="3663D6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2F3360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1CBB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9420 ms</w:t>
      </w:r>
    </w:p>
    <w:p w14:paraId="265D84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6CC0A5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36 ms</w:t>
      </w:r>
    </w:p>
    <w:p w14:paraId="359AFF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16464B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1DD52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10156 ms</w:t>
      </w:r>
    </w:p>
    <w:p w14:paraId="42B661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69C600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33 ms</w:t>
      </w:r>
    </w:p>
    <w:p w14:paraId="6C14BC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7295F0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490F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9701 ms</w:t>
      </w:r>
    </w:p>
    <w:p w14:paraId="76ECA1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6F0D78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55 ms</w:t>
      </w:r>
    </w:p>
    <w:p w14:paraId="72E36A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0 ms</w:t>
      </w:r>
    </w:p>
    <w:p w14:paraId="197274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F6B7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9620 ms</w:t>
      </w:r>
    </w:p>
    <w:p w14:paraId="51ECA4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7E6D65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43 ms</w:t>
      </w:r>
    </w:p>
    <w:p w14:paraId="45D919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34BDF7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C9E3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9768 ms</w:t>
      </w:r>
    </w:p>
    <w:p w14:paraId="3A1CC8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D542F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58 ms</w:t>
      </w:r>
    </w:p>
    <w:p w14:paraId="21AECB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3 ms</w:t>
      </w:r>
    </w:p>
    <w:p w14:paraId="49D493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2134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10337 ms</w:t>
      </w:r>
    </w:p>
    <w:p w14:paraId="43F9F5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74EB6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53 ms</w:t>
      </w:r>
    </w:p>
    <w:p w14:paraId="51AA42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4 ms</w:t>
      </w:r>
    </w:p>
    <w:p w14:paraId="0BC5EA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B13F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9544 ms</w:t>
      </w:r>
    </w:p>
    <w:p w14:paraId="24D199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7FEBD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35 ms</w:t>
      </w:r>
    </w:p>
    <w:p w14:paraId="22BCA5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 ms</w:t>
      </w:r>
    </w:p>
    <w:p w14:paraId="3A1955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FFC0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9580 ms</w:t>
      </w:r>
    </w:p>
    <w:p w14:paraId="06905C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B37CE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38 ms</w:t>
      </w:r>
    </w:p>
    <w:p w14:paraId="56FF57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1CBE2F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73803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9617 ms</w:t>
      </w:r>
    </w:p>
    <w:p w14:paraId="4AF95D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B9048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41 ms</w:t>
      </w:r>
    </w:p>
    <w:p w14:paraId="493A5E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5F3C7C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72E1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9471 ms</w:t>
      </w:r>
    </w:p>
    <w:p w14:paraId="0838E1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092BA4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40 ms</w:t>
      </w:r>
    </w:p>
    <w:p w14:paraId="6A548C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896CF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9A62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10291 ms</w:t>
      </w:r>
    </w:p>
    <w:p w14:paraId="29C0EF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9AD6A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51 ms</w:t>
      </w:r>
    </w:p>
    <w:p w14:paraId="3CCC7B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0BA23B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C1DB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9752 ms</w:t>
      </w:r>
    </w:p>
    <w:p w14:paraId="4D1106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214521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51 ms</w:t>
      </w:r>
    </w:p>
    <w:p w14:paraId="74324B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3 ms</w:t>
      </w:r>
    </w:p>
    <w:p w14:paraId="487AAF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5BBE1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10100 ms</w:t>
      </w:r>
    </w:p>
    <w:p w14:paraId="33D812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3532F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39 ms</w:t>
      </w:r>
    </w:p>
    <w:p w14:paraId="2945C7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750C50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8614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9683 ms</w:t>
      </w:r>
    </w:p>
    <w:p w14:paraId="56DCE9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73E9C4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35 ms</w:t>
      </w:r>
    </w:p>
    <w:p w14:paraId="6A31BB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1 ms</w:t>
      </w:r>
    </w:p>
    <w:p w14:paraId="10FEBB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5EC7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9493 ms</w:t>
      </w:r>
    </w:p>
    <w:p w14:paraId="2A2778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73E1E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54 ms</w:t>
      </w:r>
    </w:p>
    <w:p w14:paraId="352C89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08B22F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E220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9921 ms</w:t>
      </w:r>
    </w:p>
    <w:p w14:paraId="1BFDF1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82A93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36 ms</w:t>
      </w:r>
    </w:p>
    <w:p w14:paraId="146F97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181DAD8B"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5976C96"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9989 ms</w:t>
      </w:r>
    </w:p>
    <w:p w14:paraId="5D2D8E15"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37B0A26E"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481 ms</w:t>
      </w:r>
    </w:p>
    <w:p w14:paraId="0E5437E5"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FF10F2D"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403 ms</w:t>
      </w:r>
    </w:p>
    <w:p w14:paraId="6DE01A05"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49532881"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232 ms</w:t>
      </w:r>
    </w:p>
    <w:p w14:paraId="1645ABEA"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09E0FBB0"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193 ms</w:t>
      </w:r>
    </w:p>
    <w:p w14:paraId="172453F3"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67B54FEA"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198 ms</w:t>
      </w:r>
    </w:p>
    <w:p w14:paraId="31C7BE84"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6E4A71E"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3136 ms</w:t>
      </w:r>
    </w:p>
    <w:p w14:paraId="1CEC0996"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2638713F"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3221 ms</w:t>
      </w:r>
    </w:p>
    <w:p w14:paraId="5E5D48BD"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BBC661C"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3120 ms</w:t>
      </w:r>
    </w:p>
    <w:p w14:paraId="45A605C8"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0D3899AF"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3163 ms</w:t>
      </w:r>
    </w:p>
    <w:p w14:paraId="4F6C81C0"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10BA7E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216397</w:t>
      </w:r>
    </w:p>
    <w:p w14:paraId="5DA39A84"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3159 ms</w:t>
      </w:r>
    </w:p>
    <w:p w14:paraId="686BAD0A"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05DA58D7" w14:textId="77777777" w:rsidR="00816506" w:rsidRPr="003A2D1B" w:rsidRDefault="00816506" w:rsidP="00816506">
      <w:pPr>
        <w:pStyle w:val="Kop2"/>
      </w:pPr>
      <w:r w:rsidRPr="003A2D1B">
        <w:t>C - Acceptatie omgeving – met drc-openzaak– met huidige versie open zaakbrug</w:t>
      </w:r>
    </w:p>
    <w:p w14:paraId="248EDB6B" w14:textId="77777777" w:rsidR="00816506" w:rsidRPr="003A2D1B" w:rsidRDefault="00816506" w:rsidP="00816506">
      <w:r w:rsidRPr="003A2D1B">
        <w:t xml:space="preserve">Open Zaakbrug Endpoint: </w:t>
      </w:r>
      <w:hyperlink r:id="rId61" w:history="1">
        <w:r w:rsidRPr="003A2D1B">
          <w:rPr>
            <w:rStyle w:val="Hyperlink"/>
          </w:rPr>
          <w:t>http://openzksbruga001.iszf.local/</w:t>
        </w:r>
      </w:hyperlink>
    </w:p>
    <w:p w14:paraId="17844AE6" w14:textId="77777777" w:rsidR="00816506" w:rsidRPr="003A2D1B" w:rsidRDefault="00816506" w:rsidP="00816506">
      <w:pPr>
        <w:pStyle w:val="Kop3"/>
        <w:rPr>
          <w:lang w:val="en-GB"/>
        </w:rPr>
      </w:pPr>
      <w:r w:rsidRPr="003A2D1B">
        <w:rPr>
          <w:lang w:val="en-GB"/>
        </w:rPr>
        <w:t>Testcase 5 kleine documenten</w:t>
      </w:r>
    </w:p>
    <w:p w14:paraId="493A27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16:37:00.533</w:t>
      </w:r>
    </w:p>
    <w:p w14:paraId="5714EF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9315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91 ms</w:t>
      </w:r>
    </w:p>
    <w:p w14:paraId="558195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674380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3B733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1968 ms</w:t>
      </w:r>
    </w:p>
    <w:p w14:paraId="462CC5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47 ms</w:t>
      </w:r>
    </w:p>
    <w:p w14:paraId="3E94DC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6FE02C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60F97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835 ms</w:t>
      </w:r>
    </w:p>
    <w:p w14:paraId="1F2C5A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39453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56 ms</w:t>
      </w:r>
    </w:p>
    <w:p w14:paraId="6C59A5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464040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EEDE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561 ms</w:t>
      </w:r>
    </w:p>
    <w:p w14:paraId="4BD309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7A1263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43 ms</w:t>
      </w:r>
    </w:p>
    <w:p w14:paraId="2E7C18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69B81A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EA6F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534 ms</w:t>
      </w:r>
    </w:p>
    <w:p w14:paraId="7AB870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10BD3C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59 ms</w:t>
      </w:r>
    </w:p>
    <w:p w14:paraId="46BA17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6C175C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7336E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893 ms</w:t>
      </w:r>
    </w:p>
    <w:p w14:paraId="6B34A0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CF172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98 ms</w:t>
      </w:r>
    </w:p>
    <w:p w14:paraId="35BFB3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1656825B"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FD3A7C4"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617 ms</w:t>
      </w:r>
    </w:p>
    <w:p w14:paraId="45D7C15A"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121678D"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484 ms</w:t>
      </w:r>
    </w:p>
    <w:p w14:paraId="798E3521"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5F9939EF"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429 ms</w:t>
      </w:r>
    </w:p>
    <w:p w14:paraId="14507073"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6CF6B175"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438 ms</w:t>
      </w:r>
    </w:p>
    <w:p w14:paraId="4F02D2DC"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A60176A"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411 ms</w:t>
      </w:r>
    </w:p>
    <w:p w14:paraId="136F2104"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29525253"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437 ms</w:t>
      </w:r>
    </w:p>
    <w:p w14:paraId="562CF2A6"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565A280"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267 ms</w:t>
      </w:r>
    </w:p>
    <w:p w14:paraId="7717B3F5"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635FA554"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274 ms</w:t>
      </w:r>
    </w:p>
    <w:p w14:paraId="675673EF"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7AAA91A8"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262 ms</w:t>
      </w:r>
    </w:p>
    <w:p w14:paraId="7CA2C134"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0ADAECBE"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270 ms</w:t>
      </w:r>
    </w:p>
    <w:p w14:paraId="0BB8EA73"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500704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9386</w:t>
      </w:r>
    </w:p>
    <w:p w14:paraId="38505A88"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298 ms</w:t>
      </w:r>
    </w:p>
    <w:p w14:paraId="7DADEB5E"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42B7ECB" w14:textId="77777777" w:rsidR="00816506" w:rsidRPr="003A2D1B" w:rsidRDefault="00816506" w:rsidP="00816506">
      <w:pPr>
        <w:pStyle w:val="Kop3"/>
        <w:rPr>
          <w:lang w:val="en-GB"/>
        </w:rPr>
      </w:pPr>
      <w:r w:rsidRPr="003A2D1B">
        <w:rPr>
          <w:lang w:val="en-GB"/>
        </w:rPr>
        <w:t>Testcase 5 grote documenten</w:t>
      </w:r>
    </w:p>
    <w:p w14:paraId="63ABFF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16:37:31.787</w:t>
      </w:r>
    </w:p>
    <w:p w14:paraId="586820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2DB8B9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59 ms</w:t>
      </w:r>
    </w:p>
    <w:p w14:paraId="22BCA3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39E776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FC974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1371 ms</w:t>
      </w:r>
    </w:p>
    <w:p w14:paraId="6E8370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38 ms</w:t>
      </w:r>
    </w:p>
    <w:p w14:paraId="437649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5 ms</w:t>
      </w:r>
    </w:p>
    <w:p w14:paraId="2BF07B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3B5BF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1920 ms</w:t>
      </w:r>
    </w:p>
    <w:p w14:paraId="2E8A70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10082E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39 ms</w:t>
      </w:r>
    </w:p>
    <w:p w14:paraId="24FD74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2A5D89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7C7F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1609 ms</w:t>
      </w:r>
    </w:p>
    <w:p w14:paraId="004463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5AAF5B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43 ms</w:t>
      </w:r>
    </w:p>
    <w:p w14:paraId="14533E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5880CF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A1188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1995 ms</w:t>
      </w:r>
    </w:p>
    <w:p w14:paraId="1F36CD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14814A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36 ms</w:t>
      </w:r>
    </w:p>
    <w:p w14:paraId="3F093B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60298E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4A99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1650 ms</w:t>
      </w:r>
    </w:p>
    <w:p w14:paraId="09F4BD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0D07AC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44 ms</w:t>
      </w:r>
    </w:p>
    <w:p w14:paraId="7A64D5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094D1422"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6D0A24CE"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1709 ms</w:t>
      </w:r>
    </w:p>
    <w:p w14:paraId="3932E57A"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09A4FDC"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418 ms</w:t>
      </w:r>
    </w:p>
    <w:p w14:paraId="6AF6A341"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12E1EA07"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438 ms</w:t>
      </w:r>
    </w:p>
    <w:p w14:paraId="7FDBDA4B"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30526197"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410 ms</w:t>
      </w:r>
    </w:p>
    <w:p w14:paraId="63769886"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7C62F22"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419 ms</w:t>
      </w:r>
    </w:p>
    <w:p w14:paraId="690B1F1D"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6AB58DB9"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573 ms</w:t>
      </w:r>
    </w:p>
    <w:p w14:paraId="520AEB84"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07FA03B8"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1494 ms</w:t>
      </w:r>
    </w:p>
    <w:p w14:paraId="1D6D5860"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06E42D00"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1539 ms</w:t>
      </w:r>
    </w:p>
    <w:p w14:paraId="7A9F0F78"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432170D2"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1602 ms</w:t>
      </w:r>
    </w:p>
    <w:p w14:paraId="74F1F670"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018811D7"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1606 ms</w:t>
      </w:r>
    </w:p>
    <w:p w14:paraId="5C210EFD"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7B48EE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20762</w:t>
      </w:r>
    </w:p>
    <w:p w14:paraId="37ECF452"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1738 ms</w:t>
      </w:r>
    </w:p>
    <w:p w14:paraId="1865D0EC"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50CAD20" w14:textId="77777777" w:rsidR="00816506" w:rsidRPr="003A2D1B" w:rsidRDefault="00816506" w:rsidP="00816506">
      <w:pPr>
        <w:pStyle w:val="Kop3"/>
        <w:rPr>
          <w:lang w:val="en-GB"/>
        </w:rPr>
      </w:pPr>
      <w:r w:rsidRPr="003A2D1B">
        <w:rPr>
          <w:lang w:val="en-GB"/>
        </w:rPr>
        <w:t>Testcase 20 kleine documenten</w:t>
      </w:r>
    </w:p>
    <w:p w14:paraId="225A71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16:38:14.021</w:t>
      </w:r>
    </w:p>
    <w:p w14:paraId="02C9C2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14661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69 ms</w:t>
      </w:r>
    </w:p>
    <w:p w14:paraId="542669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0A881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3B6E77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1594 ms</w:t>
      </w:r>
    </w:p>
    <w:p w14:paraId="17E674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39 ms</w:t>
      </w:r>
    </w:p>
    <w:p w14:paraId="7EFE9F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093961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6E30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569 ms</w:t>
      </w:r>
    </w:p>
    <w:p w14:paraId="133D73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37725F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59 ms</w:t>
      </w:r>
    </w:p>
    <w:p w14:paraId="39B961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17D632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6E1A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600 ms</w:t>
      </w:r>
    </w:p>
    <w:p w14:paraId="0E07FC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636D96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44 ms</w:t>
      </w:r>
    </w:p>
    <w:p w14:paraId="7E2FF5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10EC70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AD5A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570 ms</w:t>
      </w:r>
    </w:p>
    <w:p w14:paraId="6A674D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180973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50 ms</w:t>
      </w:r>
    </w:p>
    <w:p w14:paraId="3DA569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0DC4FD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3056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539 ms</w:t>
      </w:r>
    </w:p>
    <w:p w14:paraId="2E6B83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6DB36D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59 ms</w:t>
      </w:r>
    </w:p>
    <w:p w14:paraId="178488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527D34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4224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554 ms</w:t>
      </w:r>
    </w:p>
    <w:p w14:paraId="0C7FE7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21E868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43 ms</w:t>
      </w:r>
    </w:p>
    <w:p w14:paraId="6BF5A3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498C07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0CB2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546 ms</w:t>
      </w:r>
    </w:p>
    <w:p w14:paraId="2E2225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6F0073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42 ms</w:t>
      </w:r>
    </w:p>
    <w:p w14:paraId="7F643B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4341E5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2021B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534 ms</w:t>
      </w:r>
    </w:p>
    <w:p w14:paraId="35DE7A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3094B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48 ms</w:t>
      </w:r>
    </w:p>
    <w:p w14:paraId="06AB07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6A55EB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30E7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529 ms</w:t>
      </w:r>
    </w:p>
    <w:p w14:paraId="583D57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4447D2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40 ms</w:t>
      </w:r>
    </w:p>
    <w:p w14:paraId="12557D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74CBE4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CF8BE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524 ms</w:t>
      </w:r>
    </w:p>
    <w:p w14:paraId="7DAF72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4EC9B8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49 ms</w:t>
      </w:r>
    </w:p>
    <w:p w14:paraId="2BA6B3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4 ms</w:t>
      </w:r>
    </w:p>
    <w:p w14:paraId="353760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8324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539 ms</w:t>
      </w:r>
    </w:p>
    <w:p w14:paraId="4A1C5A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3CBB7C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44 ms</w:t>
      </w:r>
    </w:p>
    <w:p w14:paraId="7FA747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4F8138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6482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541 ms</w:t>
      </w:r>
    </w:p>
    <w:p w14:paraId="49E493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0F126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42 ms</w:t>
      </w:r>
    </w:p>
    <w:p w14:paraId="1E4DEF4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2EE265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650A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540 ms</w:t>
      </w:r>
    </w:p>
    <w:p w14:paraId="454815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7976EC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57 ms</w:t>
      </w:r>
    </w:p>
    <w:p w14:paraId="625F63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00790F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4423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513 ms</w:t>
      </w:r>
    </w:p>
    <w:p w14:paraId="340420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1D5506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44 ms</w:t>
      </w:r>
    </w:p>
    <w:p w14:paraId="61E13D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18FE68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EF37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543 ms</w:t>
      </w:r>
    </w:p>
    <w:p w14:paraId="5E2589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12640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41 ms</w:t>
      </w:r>
    </w:p>
    <w:p w14:paraId="13831D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280F60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069B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539 ms</w:t>
      </w:r>
    </w:p>
    <w:p w14:paraId="2594AF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5429A7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44 ms</w:t>
      </w:r>
    </w:p>
    <w:p w14:paraId="5D075F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7EDCFA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9156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523 ms</w:t>
      </w:r>
    </w:p>
    <w:p w14:paraId="28A36D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20AFF5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49 ms</w:t>
      </w:r>
    </w:p>
    <w:p w14:paraId="197299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3 ms</w:t>
      </w:r>
    </w:p>
    <w:p w14:paraId="5C66F9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5795C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505 ms</w:t>
      </w:r>
    </w:p>
    <w:p w14:paraId="4BF07D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64085E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45 ms</w:t>
      </w:r>
    </w:p>
    <w:p w14:paraId="301636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5F3DF1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6C98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526 ms</w:t>
      </w:r>
    </w:p>
    <w:p w14:paraId="6F20FB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5F6885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54 ms</w:t>
      </w:r>
    </w:p>
    <w:p w14:paraId="47CE73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5630D2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F563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532 ms</w:t>
      </w:r>
    </w:p>
    <w:p w14:paraId="45F812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8F802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38 ms</w:t>
      </w:r>
    </w:p>
    <w:p w14:paraId="3D8E33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134D29E0"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24C2D86"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545 ms</w:t>
      </w:r>
    </w:p>
    <w:p w14:paraId="0F7B3B89"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05A79FAF"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1116 ms</w:t>
      </w:r>
    </w:p>
    <w:p w14:paraId="0AA5B6CC"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126268C2"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1322 ms</w:t>
      </w:r>
    </w:p>
    <w:p w14:paraId="64599A3D"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C7F061A"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1541 ms</w:t>
      </w:r>
    </w:p>
    <w:p w14:paraId="1019FB8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4FD3029E"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1436 ms</w:t>
      </w:r>
    </w:p>
    <w:p w14:paraId="6D18576A"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59DE6C8D"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1520 ms</w:t>
      </w:r>
    </w:p>
    <w:p w14:paraId="44F73E8E"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C27A58D"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303 ms</w:t>
      </w:r>
    </w:p>
    <w:p w14:paraId="7806F580"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3E052331"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301 ms</w:t>
      </w:r>
    </w:p>
    <w:p w14:paraId="6623D3A8"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077BD177"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367 ms</w:t>
      </w:r>
    </w:p>
    <w:p w14:paraId="341F7841"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36552E08"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334 ms</w:t>
      </w:r>
    </w:p>
    <w:p w14:paraId="7CD3A944"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5F1197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21998</w:t>
      </w:r>
    </w:p>
    <w:p w14:paraId="40DBD52A"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308 ms</w:t>
      </w:r>
    </w:p>
    <w:p w14:paraId="4C8D7C22"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6ADFEFF4" w14:textId="77777777" w:rsidR="00816506" w:rsidRPr="003A2D1B" w:rsidRDefault="00816506" w:rsidP="00816506">
      <w:pPr>
        <w:pStyle w:val="Kop3"/>
        <w:rPr>
          <w:lang w:val="en-GB"/>
        </w:rPr>
      </w:pPr>
      <w:r w:rsidRPr="003A2D1B">
        <w:rPr>
          <w:lang w:val="en-GB"/>
        </w:rPr>
        <w:t>Testcase 20 grote documenten</w:t>
      </w:r>
    </w:p>
    <w:p w14:paraId="2C0548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16:39:03.482</w:t>
      </w:r>
    </w:p>
    <w:p w14:paraId="61A9B7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6E2F4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75 ms</w:t>
      </w:r>
    </w:p>
    <w:p w14:paraId="0BB8B3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7 ms</w:t>
      </w:r>
    </w:p>
    <w:p w14:paraId="47CE9C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C490D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1369 ms</w:t>
      </w:r>
    </w:p>
    <w:p w14:paraId="799ECF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51 ms</w:t>
      </w:r>
    </w:p>
    <w:p w14:paraId="5C796B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3923C8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CC9E0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2090 ms</w:t>
      </w:r>
    </w:p>
    <w:p w14:paraId="57BBB3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56D081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55 ms</w:t>
      </w:r>
    </w:p>
    <w:p w14:paraId="17F43B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12 ms</w:t>
      </w:r>
    </w:p>
    <w:p w14:paraId="0F968F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04EE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1795 ms</w:t>
      </w:r>
    </w:p>
    <w:p w14:paraId="3E31B5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41FD1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41 ms</w:t>
      </w:r>
    </w:p>
    <w:p w14:paraId="23AE47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6FF043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6902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1773 ms</w:t>
      </w:r>
    </w:p>
    <w:p w14:paraId="2A94BA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6CBB4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38 ms</w:t>
      </w:r>
    </w:p>
    <w:p w14:paraId="6FE9D0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77F0B2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80AA5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1641 ms</w:t>
      </w:r>
    </w:p>
    <w:p w14:paraId="7B7EB1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46695E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43 ms</w:t>
      </w:r>
    </w:p>
    <w:p w14:paraId="536839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60708D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0469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1651 ms</w:t>
      </w:r>
    </w:p>
    <w:p w14:paraId="1957A7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2BD2C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45 ms</w:t>
      </w:r>
    </w:p>
    <w:p w14:paraId="3E66B2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04CE21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F9F4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1678 ms</w:t>
      </w:r>
    </w:p>
    <w:p w14:paraId="7A2E17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54B4F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38 ms</w:t>
      </w:r>
    </w:p>
    <w:p w14:paraId="4532C7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480F63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6676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1864 ms</w:t>
      </w:r>
    </w:p>
    <w:p w14:paraId="22E11D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14801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40 ms</w:t>
      </w:r>
    </w:p>
    <w:p w14:paraId="327AB4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2874EC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8B370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2191 ms</w:t>
      </w:r>
    </w:p>
    <w:p w14:paraId="06F2EE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30B2A8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39 ms</w:t>
      </w:r>
    </w:p>
    <w:p w14:paraId="50EFEC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1F523E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12363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1957 ms</w:t>
      </w:r>
    </w:p>
    <w:p w14:paraId="35A713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59157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40 ms</w:t>
      </w:r>
    </w:p>
    <w:p w14:paraId="13D485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5B1F18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30BAF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1967 ms</w:t>
      </w:r>
    </w:p>
    <w:p w14:paraId="02533A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4E07B1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39 ms</w:t>
      </w:r>
    </w:p>
    <w:p w14:paraId="184443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 ms</w:t>
      </w:r>
    </w:p>
    <w:p w14:paraId="0DE626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5F31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1981 ms</w:t>
      </w:r>
    </w:p>
    <w:p w14:paraId="4BFD95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5A637C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39 ms</w:t>
      </w:r>
    </w:p>
    <w:p w14:paraId="35B075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4D9550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3690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1993 ms</w:t>
      </w:r>
    </w:p>
    <w:p w14:paraId="6C4A13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70CB39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45 ms</w:t>
      </w:r>
    </w:p>
    <w:p w14:paraId="3F74CB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7EB0EF7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DF27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1935 ms</w:t>
      </w:r>
    </w:p>
    <w:p w14:paraId="5FEEFB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6E28F9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40 ms</w:t>
      </w:r>
    </w:p>
    <w:p w14:paraId="34F3A3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 ms</w:t>
      </w:r>
    </w:p>
    <w:p w14:paraId="01DEE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EC220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2014 ms</w:t>
      </w:r>
    </w:p>
    <w:p w14:paraId="586FD0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5498F2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43 ms</w:t>
      </w:r>
    </w:p>
    <w:p w14:paraId="0AA292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19DAB5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7A85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1998 ms</w:t>
      </w:r>
    </w:p>
    <w:p w14:paraId="5551ED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430A54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39 ms</w:t>
      </w:r>
    </w:p>
    <w:p w14:paraId="7E6254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1 ms</w:t>
      </w:r>
    </w:p>
    <w:p w14:paraId="1D5135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6E14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1909 ms</w:t>
      </w:r>
    </w:p>
    <w:p w14:paraId="4D0659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7B0E3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35 ms</w:t>
      </w:r>
    </w:p>
    <w:p w14:paraId="2820C5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0C552E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DB0B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1914 ms</w:t>
      </w:r>
    </w:p>
    <w:p w14:paraId="005478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3A09C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52 ms</w:t>
      </w:r>
    </w:p>
    <w:p w14:paraId="03AB27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581A44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2B7B7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1877 ms</w:t>
      </w:r>
    </w:p>
    <w:p w14:paraId="5D0AEB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0707F0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49 ms</w:t>
      </w:r>
    </w:p>
    <w:p w14:paraId="5699C6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647285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844A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2001 ms</w:t>
      </w:r>
    </w:p>
    <w:p w14:paraId="261C14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1E4398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44 ms</w:t>
      </w:r>
    </w:p>
    <w:p w14:paraId="224502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4C785146"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ED2B9B4"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1893 ms</w:t>
      </w:r>
    </w:p>
    <w:p w14:paraId="352B0EF9"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4FEA4577"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1842 ms</w:t>
      </w:r>
    </w:p>
    <w:p w14:paraId="6977CC5B"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33E7AF01"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1487 ms</w:t>
      </w:r>
    </w:p>
    <w:p w14:paraId="5A317B13"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74B6D35"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1530 ms</w:t>
      </w:r>
    </w:p>
    <w:p w14:paraId="63A953E8"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7204DA52"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1490 ms</w:t>
      </w:r>
    </w:p>
    <w:p w14:paraId="3F388356"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76134458"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1493 ms</w:t>
      </w:r>
    </w:p>
    <w:p w14:paraId="5C31D675"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EFD3552"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1693 ms</w:t>
      </w:r>
    </w:p>
    <w:p w14:paraId="52F37D6E"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621FBB80"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1688 ms</w:t>
      </w:r>
    </w:p>
    <w:p w14:paraId="766915D5"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87781A4"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1767 ms</w:t>
      </w:r>
    </w:p>
    <w:p w14:paraId="5BB554C2"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56816AB2"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1679 ms</w:t>
      </w:r>
    </w:p>
    <w:p w14:paraId="3DE70ECC"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642F83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56914</w:t>
      </w:r>
    </w:p>
    <w:p w14:paraId="0DDB35FA"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1773 ms</w:t>
      </w:r>
    </w:p>
    <w:p w14:paraId="2DB27F27"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33C4D203" w14:textId="77777777" w:rsidR="00816506" w:rsidRPr="003A2D1B" w:rsidRDefault="00816506" w:rsidP="00816506">
      <w:pPr>
        <w:pStyle w:val="Kop2"/>
      </w:pPr>
      <w:r w:rsidRPr="003A2D1B">
        <w:t>D - Acceptatieomgeving – met drc-openzaak – met nieuwere versie open zaakbrug in IDE</w:t>
      </w:r>
    </w:p>
    <w:p w14:paraId="20B98493" w14:textId="77777777" w:rsidR="00816506" w:rsidRPr="003A2D1B" w:rsidRDefault="00816506" w:rsidP="00816506">
      <w:r w:rsidRPr="003A2D1B">
        <w:t xml:space="preserve">Broncode: </w:t>
      </w:r>
      <w:hyperlink r:id="rId62" w:history="1">
        <w:r w:rsidRPr="003A2D1B">
          <w:rPr>
            <w:rStyle w:val="Hyperlink"/>
          </w:rPr>
          <w:t>https://github.com/Sudwest-Fryslan/OpenZaakBrug/tree/vng-referentie-impl</w:t>
        </w:r>
      </w:hyperlink>
    </w:p>
    <w:p w14:paraId="081FB9D2"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2"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44286C87" w14:textId="77777777" w:rsidR="00816506" w:rsidRPr="003A2D1B" w:rsidRDefault="00816506" w:rsidP="00816506">
      <w:r w:rsidRPr="003A2D1B">
        <w:t xml:space="preserve">Open Zaakbrug Endpoint: </w:t>
      </w:r>
      <w:hyperlink r:id="rId63" w:history="1">
        <w:r w:rsidRPr="003A2D1B">
          <w:rPr>
            <w:rStyle w:val="Hyperlink"/>
          </w:rPr>
          <w:t>http://localhost:8080/</w:t>
        </w:r>
      </w:hyperlink>
    </w:p>
    <w:p w14:paraId="5DD85C92" w14:textId="77777777" w:rsidR="00816506" w:rsidRPr="003A2D1B" w:rsidRDefault="00816506" w:rsidP="00816506">
      <w:r w:rsidRPr="003A2D1B">
        <w:t>Logging level: info</w:t>
      </w:r>
    </w:p>
    <w:p w14:paraId="50642B99" w14:textId="77777777" w:rsidR="00816506" w:rsidRPr="003A2D1B" w:rsidRDefault="00816506" w:rsidP="00816506">
      <w:pPr>
        <w:pStyle w:val="Kop3"/>
      </w:pPr>
      <w:r w:rsidRPr="003A2D1B">
        <w:t>Testcase 5 kleine documenten</w:t>
      </w:r>
    </w:p>
    <w:p w14:paraId="2DE96F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17:09:45.953</w:t>
      </w:r>
    </w:p>
    <w:p w14:paraId="6F5E3F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DBC82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235 ms</w:t>
      </w:r>
    </w:p>
    <w:p w14:paraId="13F193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14 ms</w:t>
      </w:r>
    </w:p>
    <w:p w14:paraId="35BC86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C7857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1857 ms</w:t>
      </w:r>
    </w:p>
    <w:p w14:paraId="4FCEAB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91 ms</w:t>
      </w:r>
    </w:p>
    <w:p w14:paraId="468B74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6F037D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EE77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835 ms</w:t>
      </w:r>
    </w:p>
    <w:p w14:paraId="1E7184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402A6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108 ms</w:t>
      </w:r>
    </w:p>
    <w:p w14:paraId="74AC92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1B6D3C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8A83A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665 ms</w:t>
      </w:r>
    </w:p>
    <w:p w14:paraId="78E912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0665D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126 ms</w:t>
      </w:r>
    </w:p>
    <w:p w14:paraId="122D57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18 ms</w:t>
      </w:r>
    </w:p>
    <w:p w14:paraId="707E3D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5FA8A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744 ms</w:t>
      </w:r>
    </w:p>
    <w:p w14:paraId="6793AC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7552C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107 ms</w:t>
      </w:r>
    </w:p>
    <w:p w14:paraId="0994B8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17 ms</w:t>
      </w:r>
    </w:p>
    <w:p w14:paraId="296CFA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C131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752 ms</w:t>
      </w:r>
    </w:p>
    <w:p w14:paraId="129388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40E01B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152 ms</w:t>
      </w:r>
    </w:p>
    <w:p w14:paraId="707DAD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2069C901"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550F89E"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676 ms</w:t>
      </w:r>
    </w:p>
    <w:p w14:paraId="5E5E834A"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ADF8911"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616 ms</w:t>
      </w:r>
    </w:p>
    <w:p w14:paraId="1C9A538E"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67842428"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658 ms</w:t>
      </w:r>
    </w:p>
    <w:p w14:paraId="536C0DD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735CB05F"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686 ms</w:t>
      </w:r>
    </w:p>
    <w:p w14:paraId="45E72B97"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0801C17"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718 ms</w:t>
      </w:r>
    </w:p>
    <w:p w14:paraId="5DC28F32"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0BFC6023"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659 ms</w:t>
      </w:r>
    </w:p>
    <w:p w14:paraId="6C00D290"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769AD2D3"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468 ms</w:t>
      </w:r>
    </w:p>
    <w:p w14:paraId="2C96D3E0"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14B0F85"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522 ms</w:t>
      </w:r>
    </w:p>
    <w:p w14:paraId="279F1E4F"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1E5A90FF"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470 ms</w:t>
      </w:r>
    </w:p>
    <w:p w14:paraId="13794761"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EB40551"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528 ms</w:t>
      </w:r>
    </w:p>
    <w:p w14:paraId="4B3CCD4A"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769C7A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12186</w:t>
      </w:r>
    </w:p>
    <w:p w14:paraId="6C0353AF"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458 ms</w:t>
      </w:r>
    </w:p>
    <w:p w14:paraId="56AE504B"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784B207D" w14:textId="77777777" w:rsidR="00816506" w:rsidRPr="003A2D1B" w:rsidRDefault="00816506" w:rsidP="00816506">
      <w:pPr>
        <w:pStyle w:val="Kop3"/>
        <w:rPr>
          <w:lang w:val="en-GB"/>
        </w:rPr>
      </w:pPr>
      <w:r w:rsidRPr="003A2D1B">
        <w:rPr>
          <w:lang w:val="en-GB"/>
        </w:rPr>
        <w:t>Testcase 5 grote documenten</w:t>
      </w:r>
    </w:p>
    <w:p w14:paraId="752A54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17:10:22.659</w:t>
      </w:r>
    </w:p>
    <w:p w14:paraId="73E714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31A5D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102 ms</w:t>
      </w:r>
    </w:p>
    <w:p w14:paraId="256EBC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45236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10C2B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1698 ms</w:t>
      </w:r>
    </w:p>
    <w:p w14:paraId="4AF2E0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97 ms</w:t>
      </w:r>
    </w:p>
    <w:p w14:paraId="62A182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6907C7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71E7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2233 ms</w:t>
      </w:r>
    </w:p>
    <w:p w14:paraId="2ECA78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288A55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129 ms</w:t>
      </w:r>
    </w:p>
    <w:p w14:paraId="5E078B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20 ms</w:t>
      </w:r>
    </w:p>
    <w:p w14:paraId="6290B8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0D79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2187 ms</w:t>
      </w:r>
    </w:p>
    <w:p w14:paraId="50F7D0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E073F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75 ms</w:t>
      </w:r>
    </w:p>
    <w:p w14:paraId="071093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3 ms</w:t>
      </w:r>
    </w:p>
    <w:p w14:paraId="21EE8E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7E4E0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2391 ms</w:t>
      </w:r>
    </w:p>
    <w:p w14:paraId="029339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6510EA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529 ms</w:t>
      </w:r>
    </w:p>
    <w:p w14:paraId="54F530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3 ms</w:t>
      </w:r>
    </w:p>
    <w:p w14:paraId="5D5AE8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38E83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2345 ms</w:t>
      </w:r>
    </w:p>
    <w:p w14:paraId="0D4C22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3CCDD2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71 ms</w:t>
      </w:r>
    </w:p>
    <w:p w14:paraId="3F0F48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4867498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D7C1D47"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2112 ms</w:t>
      </w:r>
    </w:p>
    <w:p w14:paraId="5D7BFBD7"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78795925"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685 ms</w:t>
      </w:r>
    </w:p>
    <w:p w14:paraId="625DCBD0"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4360CFA4"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797 ms</w:t>
      </w:r>
    </w:p>
    <w:p w14:paraId="740AA1B0"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6E9D858"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704 ms</w:t>
      </w:r>
    </w:p>
    <w:p w14:paraId="641D881A"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BFB2902"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611 ms</w:t>
      </w:r>
    </w:p>
    <w:p w14:paraId="4D610A37"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ED1CDAE"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889 ms</w:t>
      </w:r>
    </w:p>
    <w:p w14:paraId="71CC3CB0"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434119C8"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2046 ms</w:t>
      </w:r>
    </w:p>
    <w:p w14:paraId="3386F296"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5B1531AB"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2187 ms</w:t>
      </w:r>
    </w:p>
    <w:p w14:paraId="571F4A68"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66765717"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2066 ms</w:t>
      </w:r>
    </w:p>
    <w:p w14:paraId="64F7E8FE"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15B237BC"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2030 ms</w:t>
      </w:r>
    </w:p>
    <w:p w14:paraId="7110EA81"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310154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28165</w:t>
      </w:r>
    </w:p>
    <w:p w14:paraId="1B115D60"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2150 ms</w:t>
      </w:r>
    </w:p>
    <w:p w14:paraId="0437FC0D"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72CD3FD5" w14:textId="77777777" w:rsidR="00816506" w:rsidRPr="003A2D1B" w:rsidRDefault="00816506" w:rsidP="00816506">
      <w:pPr>
        <w:pStyle w:val="Kop3"/>
        <w:rPr>
          <w:lang w:val="en-GB"/>
        </w:rPr>
      </w:pPr>
      <w:r w:rsidRPr="003A2D1B">
        <w:rPr>
          <w:lang w:val="en-GB"/>
        </w:rPr>
        <w:t>Testcase 20 kleine documenten</w:t>
      </w:r>
    </w:p>
    <w:p w14:paraId="4716C8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17:13:19.345</w:t>
      </w:r>
    </w:p>
    <w:p w14:paraId="501CE6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FB113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355 ms</w:t>
      </w:r>
    </w:p>
    <w:p w14:paraId="4745EC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08E73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3E8DB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1771 ms</w:t>
      </w:r>
    </w:p>
    <w:p w14:paraId="272E62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89 ms</w:t>
      </w:r>
    </w:p>
    <w:p w14:paraId="39850D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407355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A2D4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743 ms</w:t>
      </w:r>
    </w:p>
    <w:p w14:paraId="38C9BD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2E7C42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107 ms</w:t>
      </w:r>
    </w:p>
    <w:p w14:paraId="701965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1966A0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3236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723 ms</w:t>
      </w:r>
    </w:p>
    <w:p w14:paraId="4E7007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3AE1F7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94 ms</w:t>
      </w:r>
    </w:p>
    <w:p w14:paraId="09DBB4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4CA2CD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AF4A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715 ms</w:t>
      </w:r>
    </w:p>
    <w:p w14:paraId="0BD763E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611FDB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108 ms</w:t>
      </w:r>
    </w:p>
    <w:p w14:paraId="1E2FB8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11 ms</w:t>
      </w:r>
    </w:p>
    <w:p w14:paraId="27C71E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E0B6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719 ms</w:t>
      </w:r>
    </w:p>
    <w:p w14:paraId="73C7FA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59D8E1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95 ms</w:t>
      </w:r>
    </w:p>
    <w:p w14:paraId="705509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4 ms</w:t>
      </w:r>
    </w:p>
    <w:p w14:paraId="095855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D2DA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691 ms</w:t>
      </w:r>
    </w:p>
    <w:p w14:paraId="60078E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CE7A6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89 ms</w:t>
      </w:r>
    </w:p>
    <w:p w14:paraId="7DEA6F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25C987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F5EFC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633 ms</w:t>
      </w:r>
    </w:p>
    <w:p w14:paraId="3A1922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715AE5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101 ms</w:t>
      </w:r>
    </w:p>
    <w:p w14:paraId="472262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0D35E2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74090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718 ms</w:t>
      </w:r>
    </w:p>
    <w:p w14:paraId="32E95D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DBF86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113 ms</w:t>
      </w:r>
    </w:p>
    <w:p w14:paraId="778FAD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5DFC57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4B6D3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698 ms</w:t>
      </w:r>
    </w:p>
    <w:p w14:paraId="64EA04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00C30A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102 ms</w:t>
      </w:r>
    </w:p>
    <w:p w14:paraId="55839C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3511A5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003F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654 ms</w:t>
      </w:r>
    </w:p>
    <w:p w14:paraId="019BEB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5ACDD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116 ms</w:t>
      </w:r>
    </w:p>
    <w:p w14:paraId="63B2EB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2 ms</w:t>
      </w:r>
    </w:p>
    <w:p w14:paraId="61EFA6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E14A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698 ms</w:t>
      </w:r>
    </w:p>
    <w:p w14:paraId="7AE184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38A7BE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156 ms</w:t>
      </w:r>
    </w:p>
    <w:p w14:paraId="163CE4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3 ms</w:t>
      </w:r>
    </w:p>
    <w:p w14:paraId="39240D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3561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732 ms</w:t>
      </w:r>
    </w:p>
    <w:p w14:paraId="15F039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BDEC5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199 ms</w:t>
      </w:r>
    </w:p>
    <w:p w14:paraId="6C47CE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19DADB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C172F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725 ms</w:t>
      </w:r>
    </w:p>
    <w:p w14:paraId="207DA0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0E756D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161 ms</w:t>
      </w:r>
    </w:p>
    <w:p w14:paraId="4A0615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2 ms</w:t>
      </w:r>
    </w:p>
    <w:p w14:paraId="66674C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EF56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685 ms</w:t>
      </w:r>
    </w:p>
    <w:p w14:paraId="2FDF9B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3057AD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183 ms</w:t>
      </w:r>
    </w:p>
    <w:p w14:paraId="2EB55C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7E9A94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3845C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723 ms</w:t>
      </w:r>
    </w:p>
    <w:p w14:paraId="08D9F4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2C88B3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128 ms</w:t>
      </w:r>
    </w:p>
    <w:p w14:paraId="13543D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21CE53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35EF2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720 ms</w:t>
      </w:r>
    </w:p>
    <w:p w14:paraId="6C8A6C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156792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102 ms</w:t>
      </w:r>
    </w:p>
    <w:p w14:paraId="417A0A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01EC89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5357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704 ms</w:t>
      </w:r>
    </w:p>
    <w:p w14:paraId="1A62BC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8E78C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115 ms</w:t>
      </w:r>
    </w:p>
    <w:p w14:paraId="4602A4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10 ms</w:t>
      </w:r>
    </w:p>
    <w:p w14:paraId="6E72CA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DAB5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684 ms</w:t>
      </w:r>
    </w:p>
    <w:p w14:paraId="157E1E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226B56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87 ms</w:t>
      </w:r>
    </w:p>
    <w:p w14:paraId="0AEBA1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0CB0A2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55C2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707 ms</w:t>
      </w:r>
    </w:p>
    <w:p w14:paraId="481226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B4E4E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97 ms</w:t>
      </w:r>
    </w:p>
    <w:p w14:paraId="061CF4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1FD3E1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7304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725 ms</w:t>
      </w:r>
    </w:p>
    <w:p w14:paraId="3D89D5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6BC105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135 ms</w:t>
      </w:r>
    </w:p>
    <w:p w14:paraId="66F870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64054C8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A554C1B"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723 ms</w:t>
      </w:r>
    </w:p>
    <w:p w14:paraId="75556DB7"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695EF160"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1372 ms</w:t>
      </w:r>
    </w:p>
    <w:p w14:paraId="7A5EDF4A"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24A91DE9"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1393 ms</w:t>
      </w:r>
    </w:p>
    <w:p w14:paraId="06ED2939"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3531E50"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1296 ms</w:t>
      </w:r>
    </w:p>
    <w:p w14:paraId="36BEBC27"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4E44FCE2"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1295 ms</w:t>
      </w:r>
    </w:p>
    <w:p w14:paraId="47A64657"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50E54215"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1404 ms</w:t>
      </w:r>
    </w:p>
    <w:p w14:paraId="06250E9A"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6ADDDCB"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405 ms</w:t>
      </w:r>
    </w:p>
    <w:p w14:paraId="6722A942"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37C43420"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443 ms</w:t>
      </w:r>
    </w:p>
    <w:p w14:paraId="7D107FB8"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7D00BCB6"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489 ms</w:t>
      </w:r>
    </w:p>
    <w:p w14:paraId="20549086"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673928A3"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461 ms</w:t>
      </w:r>
    </w:p>
    <w:p w14:paraId="16D8EBC1"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1AD90C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27685</w:t>
      </w:r>
    </w:p>
    <w:p w14:paraId="13B6E0FE"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443 ms</w:t>
      </w:r>
    </w:p>
    <w:p w14:paraId="69E23488"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26063174" w14:textId="77777777" w:rsidR="00816506" w:rsidRPr="003A2D1B" w:rsidRDefault="00816506" w:rsidP="00816506">
      <w:pPr>
        <w:pStyle w:val="Kop3"/>
        <w:rPr>
          <w:lang w:val="en-GB"/>
        </w:rPr>
      </w:pPr>
      <w:r w:rsidRPr="003A2D1B">
        <w:rPr>
          <w:lang w:val="en-GB"/>
        </w:rPr>
        <w:t>Testcase 20 grote documenten</w:t>
      </w:r>
    </w:p>
    <w:p w14:paraId="56A406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17:14:26.591</w:t>
      </w:r>
    </w:p>
    <w:p w14:paraId="6D8C1B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31231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102 ms</w:t>
      </w:r>
    </w:p>
    <w:p w14:paraId="5BF298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04DF88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E8314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1733 ms</w:t>
      </w:r>
    </w:p>
    <w:p w14:paraId="55C2A3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90 ms</w:t>
      </w:r>
    </w:p>
    <w:p w14:paraId="26F78B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01A758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C0925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2353 ms</w:t>
      </w:r>
    </w:p>
    <w:p w14:paraId="55E9B1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014A6F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160 ms</w:t>
      </w:r>
    </w:p>
    <w:p w14:paraId="1FB298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13 ms</w:t>
      </w:r>
    </w:p>
    <w:p w14:paraId="218C76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BCA9C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2538 ms</w:t>
      </w:r>
    </w:p>
    <w:p w14:paraId="74C9F0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2195F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94 ms</w:t>
      </w:r>
    </w:p>
    <w:p w14:paraId="22708D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52EAD0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550C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2598 ms</w:t>
      </w:r>
    </w:p>
    <w:p w14:paraId="7ADA55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50419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163 ms</w:t>
      </w:r>
    </w:p>
    <w:p w14:paraId="294A09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186D0E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CECF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2641 ms</w:t>
      </w:r>
    </w:p>
    <w:p w14:paraId="5AFB36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7276B1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81 ms</w:t>
      </w:r>
    </w:p>
    <w:p w14:paraId="4E93F7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2 ms</w:t>
      </w:r>
    </w:p>
    <w:p w14:paraId="1D8FE0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A3DE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2674 ms</w:t>
      </w:r>
    </w:p>
    <w:p w14:paraId="30A330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7F95DB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78 ms</w:t>
      </w:r>
    </w:p>
    <w:p w14:paraId="3300B8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3DBF0D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8736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2493 ms</w:t>
      </w:r>
    </w:p>
    <w:p w14:paraId="0F3A76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0F00A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71 ms</w:t>
      </w:r>
    </w:p>
    <w:p w14:paraId="23BCA7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1781EC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63BB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2251 ms</w:t>
      </w:r>
    </w:p>
    <w:p w14:paraId="0318D6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6AD797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71 ms</w:t>
      </w:r>
    </w:p>
    <w:p w14:paraId="6BD02C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2C3642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89436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2682 ms</w:t>
      </w:r>
    </w:p>
    <w:p w14:paraId="28EB25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601C04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68 ms</w:t>
      </w:r>
    </w:p>
    <w:p w14:paraId="2DE708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133D5B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ED4C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2437 ms</w:t>
      </w:r>
    </w:p>
    <w:p w14:paraId="318E01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2FD5B2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69 ms</w:t>
      </w:r>
    </w:p>
    <w:p w14:paraId="3431BB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73024D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5E7D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2457 ms</w:t>
      </w:r>
    </w:p>
    <w:p w14:paraId="56143C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615B78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71 ms</w:t>
      </w:r>
    </w:p>
    <w:p w14:paraId="0D2B78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 ms</w:t>
      </w:r>
    </w:p>
    <w:p w14:paraId="57C945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F7D14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2230 ms</w:t>
      </w:r>
    </w:p>
    <w:p w14:paraId="5C7CBF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38C387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74 ms</w:t>
      </w:r>
    </w:p>
    <w:p w14:paraId="402399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30B79F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6051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2471 ms</w:t>
      </w:r>
    </w:p>
    <w:p w14:paraId="7D1C36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3E719D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82 ms</w:t>
      </w:r>
    </w:p>
    <w:p w14:paraId="27A46F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6A4D83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C74D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2294 ms</w:t>
      </w:r>
    </w:p>
    <w:p w14:paraId="0AE4FC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0DA9BE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78 ms</w:t>
      </w:r>
    </w:p>
    <w:p w14:paraId="440E7F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7B472F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504A9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2915 ms</w:t>
      </w:r>
    </w:p>
    <w:p w14:paraId="4EF0EA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0B6193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78 ms</w:t>
      </w:r>
    </w:p>
    <w:p w14:paraId="396890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3 ms</w:t>
      </w:r>
    </w:p>
    <w:p w14:paraId="7B76AD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F95A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2506 ms</w:t>
      </w:r>
    </w:p>
    <w:p w14:paraId="031BFC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63BB38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88 ms</w:t>
      </w:r>
    </w:p>
    <w:p w14:paraId="2065D5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7DC471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49A3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2336 ms</w:t>
      </w:r>
    </w:p>
    <w:p w14:paraId="48014C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74E7FE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78 ms</w:t>
      </w:r>
    </w:p>
    <w:p w14:paraId="03283E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39E2FD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1E4F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2544 ms</w:t>
      </w:r>
    </w:p>
    <w:p w14:paraId="29D6D8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22F53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118 ms</w:t>
      </w:r>
    </w:p>
    <w:p w14:paraId="5CA998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714BFD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4ECE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2350 ms</w:t>
      </w:r>
    </w:p>
    <w:p w14:paraId="695029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354A0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69 ms</w:t>
      </w:r>
    </w:p>
    <w:p w14:paraId="20AB18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1 ms</w:t>
      </w:r>
    </w:p>
    <w:p w14:paraId="5ED0CE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9AF7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4801 ms</w:t>
      </w:r>
    </w:p>
    <w:p w14:paraId="530D1F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3990BB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72 ms</w:t>
      </w:r>
    </w:p>
    <w:p w14:paraId="006588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5220D40E"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073F08F"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2802 ms</w:t>
      </w:r>
    </w:p>
    <w:p w14:paraId="0AE06D27"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EC8246B"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1842 ms</w:t>
      </w:r>
    </w:p>
    <w:p w14:paraId="3F2A000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94EE5C1"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1620 ms</w:t>
      </w:r>
    </w:p>
    <w:p w14:paraId="72D0EA36"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3B6164C"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1656 ms</w:t>
      </w:r>
    </w:p>
    <w:p w14:paraId="0B82450B"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F9F6BE6"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1696 ms</w:t>
      </w:r>
    </w:p>
    <w:p w14:paraId="41FB132C"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581B56CD"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1594 ms</w:t>
      </w:r>
    </w:p>
    <w:p w14:paraId="2BDDCBD1"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6E0E67E"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2057 ms</w:t>
      </w:r>
    </w:p>
    <w:p w14:paraId="2CF75A3F"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284E0113"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2150 ms</w:t>
      </w:r>
    </w:p>
    <w:p w14:paraId="538BF5BE"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B5F4A92"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2186 ms</w:t>
      </w:r>
    </w:p>
    <w:p w14:paraId="51BCA6FE"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4D5F43F3"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2284 ms</w:t>
      </w:r>
    </w:p>
    <w:p w14:paraId="5ABEADC6"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601D5F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75884</w:t>
      </w:r>
    </w:p>
    <w:p w14:paraId="61E07C34"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2791 ms</w:t>
      </w:r>
    </w:p>
    <w:p w14:paraId="7C09B5AC"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1B8B7F13" w14:textId="77777777" w:rsidR="00816506" w:rsidRPr="003A2D1B" w:rsidRDefault="00816506" w:rsidP="00816506">
      <w:pPr>
        <w:pStyle w:val="Kop2"/>
      </w:pPr>
      <w:r w:rsidRPr="003A2D1B">
        <w:t>E - Acceptatieomgeving – met drc-corsa – met nieuwere versie open zaakbrug in IDE</w:t>
      </w:r>
    </w:p>
    <w:p w14:paraId="5196AB7B" w14:textId="77777777" w:rsidR="00816506" w:rsidRPr="003A2D1B" w:rsidRDefault="00816506" w:rsidP="00816506">
      <w:r w:rsidRPr="003A2D1B">
        <w:t xml:space="preserve">Broncode: </w:t>
      </w:r>
      <w:hyperlink r:id="rId64" w:history="1">
        <w:r w:rsidRPr="003A2D1B">
          <w:rPr>
            <w:rStyle w:val="Hyperlink"/>
          </w:rPr>
          <w:t>https://github.com/Sudwest-Fryslan/OpenZaakBrug/tree/vng-referentie-impl</w:t>
        </w:r>
      </w:hyperlink>
    </w:p>
    <w:p w14:paraId="1C3D74A3"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3" w:author="Eduard Witteveen" w:date="2024-12-02T14:50:00Z">
            <w:rPr/>
          </w:rPrChange>
        </w:rPr>
        <w:instrText>HYPERLINK "https://acctsjinstbus.sudwestfryslan.nl/zgw/documenten"</w:instrText>
      </w:r>
      <w:r w:rsidR="006F1B03" w:rsidRPr="003A2D1B">
        <w:fldChar w:fldCharType="separate"/>
      </w:r>
      <w:r w:rsidRPr="003A2D1B">
        <w:rPr>
          <w:rStyle w:val="Hyperlink"/>
          <w:lang w:val="en-GB"/>
        </w:rPr>
        <w:t>https://acctsjinstbus.sudwestfryslan.nl/zgw/documenten</w:t>
      </w:r>
      <w:r w:rsidR="006F1B03" w:rsidRPr="003A2D1B">
        <w:rPr>
          <w:rStyle w:val="Hyperlink"/>
          <w:lang w:val="en-GB"/>
        </w:rPr>
        <w:fldChar w:fldCharType="end"/>
      </w:r>
      <w:r w:rsidRPr="003A2D1B">
        <w:rPr>
          <w:lang w:val="en-GB"/>
        </w:rPr>
        <w:t xml:space="preserve"> </w:t>
      </w:r>
    </w:p>
    <w:p w14:paraId="7CB05AB7" w14:textId="77777777" w:rsidR="00816506" w:rsidRPr="003A2D1B" w:rsidRDefault="00816506" w:rsidP="00816506">
      <w:r w:rsidRPr="003A2D1B">
        <w:t xml:space="preserve">Open Zaakbrug Endpoint: </w:t>
      </w:r>
      <w:hyperlink r:id="rId65" w:history="1">
        <w:r w:rsidRPr="003A2D1B">
          <w:rPr>
            <w:rStyle w:val="Hyperlink"/>
          </w:rPr>
          <w:t>http://localhost:8080/</w:t>
        </w:r>
      </w:hyperlink>
    </w:p>
    <w:p w14:paraId="149525F4" w14:textId="77777777" w:rsidR="00816506" w:rsidRPr="003A2D1B" w:rsidRDefault="00816506" w:rsidP="00816506">
      <w:pPr>
        <w:pStyle w:val="Kop3"/>
      </w:pPr>
      <w:r w:rsidRPr="003A2D1B">
        <w:t>Logging level: info</w:t>
      </w:r>
      <w:r w:rsidRPr="003A2D1B">
        <w:br/>
        <w:t>Testcase 5 kleine documenten</w:t>
      </w:r>
    </w:p>
    <w:p w14:paraId="38DDC4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16:50:47.403</w:t>
      </w:r>
    </w:p>
    <w:p w14:paraId="2ECFF6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B36F0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282 ms</w:t>
      </w:r>
    </w:p>
    <w:p w14:paraId="05BC5F5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17 ms</w:t>
      </w:r>
    </w:p>
    <w:p w14:paraId="26A33A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F1906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1844 ms</w:t>
      </w:r>
    </w:p>
    <w:p w14:paraId="5E1438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100 ms</w:t>
      </w:r>
    </w:p>
    <w:p w14:paraId="48C0CA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2733B2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49B7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6787 ms</w:t>
      </w:r>
    </w:p>
    <w:p w14:paraId="78065F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27876C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194 ms</w:t>
      </w:r>
    </w:p>
    <w:p w14:paraId="11611C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55993E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038B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5951 ms</w:t>
      </w:r>
    </w:p>
    <w:p w14:paraId="69F8CF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094114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160 ms</w:t>
      </w:r>
    </w:p>
    <w:p w14:paraId="20C7A5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262081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808C7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22026 ms</w:t>
      </w:r>
    </w:p>
    <w:p w14:paraId="13CA56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46F1A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164 ms</w:t>
      </w:r>
    </w:p>
    <w:p w14:paraId="454773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10 ms</w:t>
      </w:r>
    </w:p>
    <w:p w14:paraId="6119D1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7B5B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6074 ms</w:t>
      </w:r>
    </w:p>
    <w:p w14:paraId="3565E2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20B8E7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153 ms</w:t>
      </w:r>
    </w:p>
    <w:p w14:paraId="708E18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165410BD"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212EF50"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6134 ms</w:t>
      </w:r>
    </w:p>
    <w:p w14:paraId="1B73A2F0"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3E3E809E"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2910 ms</w:t>
      </w:r>
    </w:p>
    <w:p w14:paraId="7ED90669"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66D7E241"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2764 ms</w:t>
      </w:r>
    </w:p>
    <w:p w14:paraId="030FB80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0D14756F"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2764 ms</w:t>
      </w:r>
    </w:p>
    <w:p w14:paraId="64E9EB55"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7CF5FBB3"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2690 ms</w:t>
      </w:r>
    </w:p>
    <w:p w14:paraId="03C5FF29"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5DDA888E"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2730 ms</w:t>
      </w:r>
    </w:p>
    <w:p w14:paraId="23B5A66D"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0ABE5A39"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1212 ms</w:t>
      </w:r>
    </w:p>
    <w:p w14:paraId="43980025"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94A5133"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1153 ms</w:t>
      </w:r>
    </w:p>
    <w:p w14:paraId="7319EF7C"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45055FB5"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1453 ms</w:t>
      </w:r>
    </w:p>
    <w:p w14:paraId="7A357FBD"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71725F75"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1155 ms</w:t>
      </w:r>
    </w:p>
    <w:p w14:paraId="4BC4F7A0"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5E5C93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70010</w:t>
      </w:r>
    </w:p>
    <w:p w14:paraId="2086642A"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1278 ms</w:t>
      </w:r>
    </w:p>
    <w:p w14:paraId="5EBD51AF"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1FF389C8" w14:textId="77777777" w:rsidR="00816506" w:rsidRPr="003A2D1B" w:rsidRDefault="00816506" w:rsidP="00816506">
      <w:pPr>
        <w:pStyle w:val="Kop3"/>
        <w:rPr>
          <w:lang w:val="en-GB"/>
        </w:rPr>
      </w:pPr>
      <w:r w:rsidRPr="003A2D1B">
        <w:rPr>
          <w:lang w:val="en-GB"/>
        </w:rPr>
        <w:t>Testcase 5 grote documenten</w:t>
      </w:r>
    </w:p>
    <w:p w14:paraId="5CF984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16:49:14.770</w:t>
      </w:r>
    </w:p>
    <w:p w14:paraId="6B4A56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DE2B7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684 ms</w:t>
      </w:r>
    </w:p>
    <w:p w14:paraId="1D93F4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50153A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596AEF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2060 ms</w:t>
      </w:r>
    </w:p>
    <w:p w14:paraId="767E2B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88 ms</w:t>
      </w:r>
    </w:p>
    <w:p w14:paraId="615F03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150A12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81AA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63074</w:t>
      </w:r>
    </w:p>
    <w:p w14:paraId="0F67AC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60237 ms</w:t>
      </w:r>
    </w:p>
    <w:p w14:paraId="1743D5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20578DA7" w14:textId="77777777" w:rsidR="00816506" w:rsidRPr="003A2D1B" w:rsidRDefault="00816506" w:rsidP="00816506">
      <w:pPr>
        <w:pStyle w:val="Kop3"/>
      </w:pPr>
      <w:r w:rsidRPr="003A2D1B">
        <w:t>Testcase 20 kleine documenten</w:t>
      </w:r>
    </w:p>
    <w:p w14:paraId="59E1FE02" w14:textId="77777777" w:rsidR="00816506" w:rsidRPr="003A2D1B" w:rsidRDefault="00816506" w:rsidP="00816506">
      <w:pPr>
        <w:rPr>
          <w:i/>
          <w:iCs/>
        </w:rPr>
      </w:pPr>
      <w:r w:rsidRPr="003A2D1B">
        <w:rPr>
          <w:i/>
          <w:iCs/>
        </w:rPr>
        <w:t xml:space="preserve">Eerste keer ging fout door een fout op geefLijstZaakdocumenten, waarbij het opvragen van enkelvoudiginformatieobject niet werkte </w:t>
      </w:r>
      <w:r w:rsidRPr="003A2D1B">
        <w:rPr>
          <w:i/>
          <w:iCs/>
        </w:rPr>
        <w:br/>
        <w:t xml:space="preserve">Tweede keer ging het fout door een fout op voegZaakdocumentToe waarbij het opvragen van enkelvoudiginformatieobject niet werkte </w:t>
      </w:r>
    </w:p>
    <w:p w14:paraId="4DDA71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17:02:55.504</w:t>
      </w:r>
    </w:p>
    <w:p w14:paraId="503BC0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F4450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112 ms</w:t>
      </w:r>
    </w:p>
    <w:p w14:paraId="1AD9AF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2C2B1F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D6BAD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1887 ms</w:t>
      </w:r>
    </w:p>
    <w:p w14:paraId="76E27C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81 ms</w:t>
      </w:r>
    </w:p>
    <w:p w14:paraId="69C70F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14A5D6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9298D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8022 ms</w:t>
      </w:r>
    </w:p>
    <w:p w14:paraId="0A35B5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49888B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95 ms</w:t>
      </w:r>
    </w:p>
    <w:p w14:paraId="1660DB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3 ms</w:t>
      </w:r>
    </w:p>
    <w:p w14:paraId="1CE3EC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FF31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5736 ms</w:t>
      </w:r>
    </w:p>
    <w:p w14:paraId="4F1850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72D275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104 ms</w:t>
      </w:r>
    </w:p>
    <w:p w14:paraId="0EEE20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6057DD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5CF4A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5688 ms</w:t>
      </w:r>
    </w:p>
    <w:p w14:paraId="1C6AB6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44EBBC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119 ms</w:t>
      </w:r>
    </w:p>
    <w:p w14:paraId="22B458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2 ms</w:t>
      </w:r>
    </w:p>
    <w:p w14:paraId="7BA5D0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2AF8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5708 ms</w:t>
      </w:r>
    </w:p>
    <w:p w14:paraId="42903E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32BD9F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76 ms</w:t>
      </w:r>
    </w:p>
    <w:p w14:paraId="2FA305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1C22DA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1A98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5812 ms</w:t>
      </w:r>
    </w:p>
    <w:p w14:paraId="175907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4D74DD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89 ms</w:t>
      </w:r>
    </w:p>
    <w:p w14:paraId="1773BF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4E9899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5178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5302 ms</w:t>
      </w:r>
    </w:p>
    <w:p w14:paraId="038FAD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39F7AF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92 ms</w:t>
      </w:r>
    </w:p>
    <w:p w14:paraId="6E25BC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2 ms</w:t>
      </w:r>
    </w:p>
    <w:p w14:paraId="38B839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8BEE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5460 ms</w:t>
      </w:r>
    </w:p>
    <w:p w14:paraId="294AE6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398013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92 ms</w:t>
      </w:r>
    </w:p>
    <w:p w14:paraId="017326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3 ms</w:t>
      </w:r>
    </w:p>
    <w:p w14:paraId="39944A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F732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5169 ms</w:t>
      </w:r>
    </w:p>
    <w:p w14:paraId="0E4EB4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C5F81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103 ms</w:t>
      </w:r>
    </w:p>
    <w:p w14:paraId="770110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2 ms</w:t>
      </w:r>
    </w:p>
    <w:p w14:paraId="7ED05A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1C3E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5381 ms</w:t>
      </w:r>
    </w:p>
    <w:p w14:paraId="489D60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588AAB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78 ms</w:t>
      </w:r>
    </w:p>
    <w:p w14:paraId="5AE0E6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00EBF0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678D3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5233 ms</w:t>
      </w:r>
    </w:p>
    <w:p w14:paraId="146233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1654B9C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88 ms</w:t>
      </w:r>
    </w:p>
    <w:p w14:paraId="4B66C7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41052C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98635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5321 ms</w:t>
      </w:r>
    </w:p>
    <w:p w14:paraId="372827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1A7F14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83 ms</w:t>
      </w:r>
    </w:p>
    <w:p w14:paraId="183751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2 ms</w:t>
      </w:r>
    </w:p>
    <w:p w14:paraId="1D4C0A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2EAB4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5547 ms</w:t>
      </w:r>
    </w:p>
    <w:p w14:paraId="5E6E6B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4D27DF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110 ms</w:t>
      </w:r>
    </w:p>
    <w:p w14:paraId="0DA56B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3 ms</w:t>
      </w:r>
    </w:p>
    <w:p w14:paraId="1E27CB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7ABAC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5070 ms</w:t>
      </w:r>
    </w:p>
    <w:p w14:paraId="101350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4FFF9F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94 ms</w:t>
      </w:r>
    </w:p>
    <w:p w14:paraId="1C88CB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4702E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4D652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5346 ms</w:t>
      </w:r>
    </w:p>
    <w:p w14:paraId="3D1CFA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1BD5DB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141 ms</w:t>
      </w:r>
    </w:p>
    <w:p w14:paraId="7652E0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6468F8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1ED5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5261 ms</w:t>
      </w:r>
    </w:p>
    <w:p w14:paraId="7BE30C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5075E9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90 ms</w:t>
      </w:r>
    </w:p>
    <w:p w14:paraId="569177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25B075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9611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5376 ms</w:t>
      </w:r>
    </w:p>
    <w:p w14:paraId="013762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44C07E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88 ms</w:t>
      </w:r>
    </w:p>
    <w:p w14:paraId="27CE35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0 ms</w:t>
      </w:r>
    </w:p>
    <w:p w14:paraId="2CD8F5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3EBB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5390 ms</w:t>
      </w:r>
    </w:p>
    <w:p w14:paraId="73B303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5ACCB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91 ms</w:t>
      </w:r>
    </w:p>
    <w:p w14:paraId="410663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2D328B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2A01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5075 ms</w:t>
      </w:r>
    </w:p>
    <w:p w14:paraId="7196D6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42AAFF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102 ms</w:t>
      </w:r>
    </w:p>
    <w:p w14:paraId="350D88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3 ms</w:t>
      </w:r>
    </w:p>
    <w:p w14:paraId="633932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614F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5222 ms</w:t>
      </w:r>
    </w:p>
    <w:p w14:paraId="442969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03BEFA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104 ms</w:t>
      </w:r>
    </w:p>
    <w:p w14:paraId="509080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52967EF5"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7291624E"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5177 ms</w:t>
      </w:r>
    </w:p>
    <w:p w14:paraId="4E753A5A"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024C7DD1"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7716 ms</w:t>
      </w:r>
    </w:p>
    <w:p w14:paraId="4B837CB6"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0E543E65"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8407 ms</w:t>
      </w:r>
    </w:p>
    <w:p w14:paraId="50EA5EDD"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4A462AA3"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8300 ms</w:t>
      </w:r>
    </w:p>
    <w:p w14:paraId="00DE8DB4"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74EEE7B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7907 ms</w:t>
      </w:r>
    </w:p>
    <w:p w14:paraId="0C3D2418"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209E5110"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7539 ms</w:t>
      </w:r>
    </w:p>
    <w:p w14:paraId="749889F5"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1AF17038"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1068 ms</w:t>
      </w:r>
    </w:p>
    <w:p w14:paraId="3B6AE3B2"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0EADE4DB"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957 ms</w:t>
      </w:r>
    </w:p>
    <w:p w14:paraId="40315A15"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4059BE22"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1058 ms</w:t>
      </w:r>
    </w:p>
    <w:p w14:paraId="4DDFE469"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214A639E"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969 ms</w:t>
      </w:r>
    </w:p>
    <w:p w14:paraId="3DDC6536"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4B23A7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159113</w:t>
      </w:r>
    </w:p>
    <w:p w14:paraId="31CB8C4A"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935 ms</w:t>
      </w:r>
    </w:p>
    <w:p w14:paraId="68D1B711"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5068EC41" w14:textId="77777777" w:rsidR="00816506" w:rsidRPr="003A2D1B" w:rsidRDefault="00816506" w:rsidP="00816506">
      <w:pPr>
        <w:pStyle w:val="Kop3"/>
        <w:rPr>
          <w:lang w:val="en-GB"/>
        </w:rPr>
      </w:pPr>
      <w:r w:rsidRPr="003A2D1B">
        <w:rPr>
          <w:lang w:val="en-GB"/>
        </w:rPr>
        <w:t>Testcase 20 grote documenten</w:t>
      </w:r>
    </w:p>
    <w:p w14:paraId="643C54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17:07:24.237</w:t>
      </w:r>
    </w:p>
    <w:p w14:paraId="798B38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D07BF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85 ms</w:t>
      </w:r>
    </w:p>
    <w:p w14:paraId="5D3AD0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345C29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EB08C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1693 ms</w:t>
      </w:r>
    </w:p>
    <w:p w14:paraId="66093B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99 ms</w:t>
      </w:r>
    </w:p>
    <w:p w14:paraId="0B3C4C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2 ms</w:t>
      </w:r>
    </w:p>
    <w:p w14:paraId="2351C0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444B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failed [Cancelling due to failed test step], time taken = 62115</w:t>
      </w:r>
    </w:p>
    <w:p w14:paraId="6115A4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FAILED: took 60234 ms</w:t>
      </w:r>
    </w:p>
    <w:p w14:paraId="16555E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java.net.SocketTimeoutException: Read timed out</w:t>
      </w:r>
    </w:p>
    <w:p w14:paraId="640518F8" w14:textId="77777777" w:rsidR="00816506" w:rsidRPr="003A2D1B" w:rsidRDefault="00816506" w:rsidP="00816506">
      <w:pPr>
        <w:rPr>
          <w:rFonts w:eastAsiaTheme="majorEastAsia" w:cstheme="majorBidi"/>
          <w:color w:val="2F5496" w:themeColor="accent1" w:themeShade="BF"/>
          <w:sz w:val="32"/>
          <w:szCs w:val="32"/>
          <w:lang w:val="en-GB"/>
        </w:rPr>
      </w:pPr>
      <w:r w:rsidRPr="003A2D1B">
        <w:rPr>
          <w:lang w:val="en-GB"/>
        </w:rPr>
        <w:br w:type="page"/>
      </w:r>
    </w:p>
    <w:p w14:paraId="329BC78C" w14:textId="77777777" w:rsidR="00816506" w:rsidRPr="003A2D1B" w:rsidRDefault="00816506" w:rsidP="00816506">
      <w:pPr>
        <w:pStyle w:val="Kop1"/>
      </w:pPr>
      <w:r w:rsidRPr="003A2D1B">
        <w:t>Bijlage 6: testen op laptop met ontwikkelomgeving test.openzaak.nl</w:t>
      </w:r>
    </w:p>
    <w:p w14:paraId="1D431D74" w14:textId="77777777" w:rsidR="00816506" w:rsidRPr="003A2D1B" w:rsidRDefault="00816506" w:rsidP="00816506">
      <w:pPr>
        <w:pStyle w:val="Kop2"/>
      </w:pPr>
      <w:r w:rsidRPr="003A2D1B">
        <w:t>F1 - Ontwikkelomgeving – met drc-openzaak – met nieuwere versie open zaakbrug in IDE</w:t>
      </w:r>
    </w:p>
    <w:p w14:paraId="32CDAB95" w14:textId="77777777" w:rsidR="00816506" w:rsidRPr="003A2D1B" w:rsidRDefault="00816506" w:rsidP="00816506">
      <w:r w:rsidRPr="003A2D1B">
        <w:t xml:space="preserve">Broncode: </w:t>
      </w:r>
      <w:hyperlink r:id="rId66" w:history="1">
        <w:r w:rsidRPr="003A2D1B">
          <w:rPr>
            <w:rStyle w:val="Hyperlink"/>
          </w:rPr>
          <w:t>https://github.com/Sudwest-Fryslan/OpenZaakBrug/tree/vng-referentie-impl</w:t>
        </w:r>
      </w:hyperlink>
    </w:p>
    <w:p w14:paraId="173C2EB3"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4" w:author="Eduard Witteveen" w:date="2024-12-02T14:50:00Z">
            <w:rPr/>
          </w:rPrChange>
        </w:rPr>
        <w:instrText>HYPERLINK "https://test.openzaak.nl/documenten"</w:instrText>
      </w:r>
      <w:r w:rsidR="006F1B03" w:rsidRPr="003A2D1B">
        <w:fldChar w:fldCharType="separate"/>
      </w:r>
      <w:r w:rsidRPr="003A2D1B">
        <w:rPr>
          <w:rStyle w:val="Hyperlink"/>
          <w:lang w:val="en-GB"/>
        </w:rPr>
        <w:t>https://test.openzaak.nl/documenten</w:t>
      </w:r>
      <w:r w:rsidR="006F1B03" w:rsidRPr="003A2D1B">
        <w:rPr>
          <w:rStyle w:val="Hyperlink"/>
          <w:lang w:val="en-GB"/>
        </w:rPr>
        <w:fldChar w:fldCharType="end"/>
      </w:r>
      <w:r w:rsidRPr="003A2D1B">
        <w:rPr>
          <w:lang w:val="en-GB"/>
        </w:rPr>
        <w:t xml:space="preserve"> </w:t>
      </w:r>
    </w:p>
    <w:p w14:paraId="7AD84C03" w14:textId="77777777" w:rsidR="00816506" w:rsidRPr="003A2D1B" w:rsidRDefault="00816506" w:rsidP="00816506">
      <w:r w:rsidRPr="003A2D1B">
        <w:t xml:space="preserve">Open Zaakbrug Endpoint: </w:t>
      </w:r>
      <w:hyperlink r:id="rId67" w:history="1">
        <w:r w:rsidRPr="003A2D1B">
          <w:rPr>
            <w:rStyle w:val="Hyperlink"/>
          </w:rPr>
          <w:t>http://localhost:8080/</w:t>
        </w:r>
      </w:hyperlink>
    </w:p>
    <w:p w14:paraId="56E8F7C3" w14:textId="77777777" w:rsidR="00816506" w:rsidRPr="003A2D1B" w:rsidRDefault="00816506" w:rsidP="00816506">
      <w:r w:rsidRPr="003A2D1B">
        <w:t>Loggin level: info</w:t>
      </w:r>
    </w:p>
    <w:p w14:paraId="4275EA9A" w14:textId="77777777" w:rsidR="00816506" w:rsidRPr="003A2D1B" w:rsidRDefault="00816506" w:rsidP="00816506">
      <w:pPr>
        <w:pStyle w:val="Kop3"/>
      </w:pPr>
      <w:r w:rsidRPr="003A2D1B">
        <w:t>Testcase 5 kleine documenten</w:t>
      </w:r>
    </w:p>
    <w:p w14:paraId="40B5EB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08:49:42.120</w:t>
      </w:r>
    </w:p>
    <w:p w14:paraId="1E2A2A4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2A51E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84 ms</w:t>
      </w:r>
    </w:p>
    <w:p w14:paraId="2386F8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0BEC08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92139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2045 ms</w:t>
      </w:r>
    </w:p>
    <w:p w14:paraId="0AB57B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42 ms</w:t>
      </w:r>
    </w:p>
    <w:p w14:paraId="6F3C6C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7C2D21E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A79D9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1181 ms</w:t>
      </w:r>
    </w:p>
    <w:p w14:paraId="5F9A14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50545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70 ms</w:t>
      </w:r>
    </w:p>
    <w:p w14:paraId="264C59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5A04DA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47D5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1060 ms</w:t>
      </w:r>
    </w:p>
    <w:p w14:paraId="69E312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738C6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41 ms</w:t>
      </w:r>
    </w:p>
    <w:p w14:paraId="682FA2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067074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324BC2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1057 ms</w:t>
      </w:r>
    </w:p>
    <w:p w14:paraId="535329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38595A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54 ms</w:t>
      </w:r>
    </w:p>
    <w:p w14:paraId="56E4E3A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25FF96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92B62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1051 ms</w:t>
      </w:r>
    </w:p>
    <w:p w14:paraId="706099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44E04F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42 ms</w:t>
      </w:r>
    </w:p>
    <w:p w14:paraId="6C475B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088E5383"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7266E94"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1051 ms</w:t>
      </w:r>
    </w:p>
    <w:p w14:paraId="786D0120"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08D10EE8"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1880 ms</w:t>
      </w:r>
    </w:p>
    <w:p w14:paraId="57358B82"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3C35E107"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1945 ms</w:t>
      </w:r>
    </w:p>
    <w:p w14:paraId="7A06AB79"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6CED2A4E"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1840 ms</w:t>
      </w:r>
    </w:p>
    <w:p w14:paraId="617CDB29"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0DF0923C"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1894 ms</w:t>
      </w:r>
    </w:p>
    <w:p w14:paraId="6126AF35"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241C72ED"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1841 ms</w:t>
      </w:r>
    </w:p>
    <w:p w14:paraId="7271AC6F"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0DF12353"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839 ms</w:t>
      </w:r>
    </w:p>
    <w:p w14:paraId="76E4EA83"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18 ms</w:t>
      </w:r>
    </w:p>
    <w:p w14:paraId="470588BE"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786 ms</w:t>
      </w:r>
    </w:p>
    <w:p w14:paraId="3A5BC341"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6D5E7378"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821 ms</w:t>
      </w:r>
    </w:p>
    <w:p w14:paraId="5B80C125"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757EA0B3"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895 ms</w:t>
      </w:r>
    </w:p>
    <w:p w14:paraId="15E7E153"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7BBBEF03"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846 ms</w:t>
      </w:r>
    </w:p>
    <w:p w14:paraId="73CD39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21391</w:t>
      </w:r>
    </w:p>
    <w:p w14:paraId="231D3371"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324B4D7E" w14:textId="77777777" w:rsidR="00816506" w:rsidRPr="003A2D1B" w:rsidRDefault="00816506" w:rsidP="00816506">
      <w:pPr>
        <w:pStyle w:val="Kop3"/>
        <w:rPr>
          <w:lang w:val="en-GB"/>
        </w:rPr>
      </w:pPr>
      <w:r w:rsidRPr="003A2D1B">
        <w:rPr>
          <w:lang w:val="en-GB"/>
        </w:rPr>
        <w:t>Testcase 5 grote documenten</w:t>
      </w:r>
    </w:p>
    <w:p w14:paraId="0DE8B3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08:50:32.906</w:t>
      </w:r>
    </w:p>
    <w:p w14:paraId="33405E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771E4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44 ms</w:t>
      </w:r>
    </w:p>
    <w:p w14:paraId="775A58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5FEFFE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4F310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1673 ms</w:t>
      </w:r>
    </w:p>
    <w:p w14:paraId="4BD5395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41 ms</w:t>
      </w:r>
    </w:p>
    <w:p w14:paraId="4E047D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1D3EC8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C9309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3567 ms</w:t>
      </w:r>
    </w:p>
    <w:p w14:paraId="7FEF66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11 ms</w:t>
      </w:r>
    </w:p>
    <w:p w14:paraId="1E4DE4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44 ms</w:t>
      </w:r>
    </w:p>
    <w:p w14:paraId="2D395E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0CE9A3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229B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3518 ms</w:t>
      </w:r>
    </w:p>
    <w:p w14:paraId="1CB33C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3357D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45 ms</w:t>
      </w:r>
    </w:p>
    <w:p w14:paraId="562A1D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2 ms</w:t>
      </w:r>
    </w:p>
    <w:p w14:paraId="28A7EFD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DA970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3653 ms</w:t>
      </w:r>
    </w:p>
    <w:p w14:paraId="784958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30E4BF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42 ms</w:t>
      </w:r>
    </w:p>
    <w:p w14:paraId="528FCD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71D7F7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46D5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3484 ms</w:t>
      </w:r>
    </w:p>
    <w:p w14:paraId="098183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48AA43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47 ms</w:t>
      </w:r>
    </w:p>
    <w:p w14:paraId="46F666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75B71016"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AF121BE"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3608 ms</w:t>
      </w:r>
    </w:p>
    <w:p w14:paraId="5FA83257"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52A015E9"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1886 ms</w:t>
      </w:r>
    </w:p>
    <w:p w14:paraId="62757178"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6 ms</w:t>
      </w:r>
    </w:p>
    <w:p w14:paraId="4E8F0307"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1839 ms</w:t>
      </w:r>
    </w:p>
    <w:p w14:paraId="5F73F5BD"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7EA73776"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1895 ms</w:t>
      </w:r>
    </w:p>
    <w:p w14:paraId="7007A7F8"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70C3C9E8"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1786 ms</w:t>
      </w:r>
    </w:p>
    <w:p w14:paraId="2225AA04"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9F8221D"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1764 ms</w:t>
      </w:r>
    </w:p>
    <w:p w14:paraId="5F417106"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C99DFC0"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1992 ms</w:t>
      </w:r>
    </w:p>
    <w:p w14:paraId="6629AA28"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9 ms</w:t>
      </w:r>
    </w:p>
    <w:p w14:paraId="67719F77"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2020 ms</w:t>
      </w:r>
    </w:p>
    <w:p w14:paraId="0CFF7765"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3F940507"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2155 ms</w:t>
      </w:r>
    </w:p>
    <w:p w14:paraId="2C91C53F"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6F48C458"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2099 ms</w:t>
      </w:r>
    </w:p>
    <w:p w14:paraId="55A16897"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2C3656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39172</w:t>
      </w:r>
    </w:p>
    <w:p w14:paraId="3B94D6B6"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1937 ms</w:t>
      </w:r>
    </w:p>
    <w:p w14:paraId="57FDE034"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18F0DCC" w14:textId="77777777" w:rsidR="00816506" w:rsidRPr="003A2D1B" w:rsidRDefault="00816506" w:rsidP="00816506">
      <w:pPr>
        <w:pStyle w:val="Kop3"/>
        <w:rPr>
          <w:lang w:val="en-GB"/>
        </w:rPr>
      </w:pPr>
      <w:r w:rsidRPr="003A2D1B">
        <w:rPr>
          <w:lang w:val="en-GB"/>
        </w:rPr>
        <w:t>Testcase 20 kleine documenten</w:t>
      </w:r>
    </w:p>
    <w:p w14:paraId="28111B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08:51:40.188</w:t>
      </w:r>
    </w:p>
    <w:p w14:paraId="336A5F7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12DD53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40 ms</w:t>
      </w:r>
    </w:p>
    <w:p w14:paraId="4FE434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00AC49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C9841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1719 ms</w:t>
      </w:r>
    </w:p>
    <w:p w14:paraId="280A01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41 ms</w:t>
      </w:r>
    </w:p>
    <w:p w14:paraId="22E62F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73ACDD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9B8EB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1055 ms</w:t>
      </w:r>
    </w:p>
    <w:p w14:paraId="5628F2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7 ms</w:t>
      </w:r>
    </w:p>
    <w:p w14:paraId="7BE32B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43 ms</w:t>
      </w:r>
    </w:p>
    <w:p w14:paraId="55074B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13E35E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BE1E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1091 ms</w:t>
      </w:r>
    </w:p>
    <w:p w14:paraId="5CB0F4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0BA250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34 ms</w:t>
      </w:r>
    </w:p>
    <w:p w14:paraId="6CEFE2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49CD85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C8191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1079 ms</w:t>
      </w:r>
    </w:p>
    <w:p w14:paraId="41C929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5D511C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36 ms</w:t>
      </w:r>
    </w:p>
    <w:p w14:paraId="0BAF0E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55D0BE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1806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1103 ms</w:t>
      </w:r>
    </w:p>
    <w:p w14:paraId="68B236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17F02E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37 ms</w:t>
      </w:r>
    </w:p>
    <w:p w14:paraId="7438B4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3E62CB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25B6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1058 ms</w:t>
      </w:r>
    </w:p>
    <w:p w14:paraId="14E4C2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270F4B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35 ms</w:t>
      </w:r>
    </w:p>
    <w:p w14:paraId="10CBEB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7A13CC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9285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1029 ms</w:t>
      </w:r>
    </w:p>
    <w:p w14:paraId="6419BC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4A614B4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43 ms</w:t>
      </w:r>
    </w:p>
    <w:p w14:paraId="11918E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1824F3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9AF0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1214 ms</w:t>
      </w:r>
    </w:p>
    <w:p w14:paraId="3F135F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65334D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37 ms</w:t>
      </w:r>
    </w:p>
    <w:p w14:paraId="7C3F22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1D0A35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C099A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1053 ms</w:t>
      </w:r>
    </w:p>
    <w:p w14:paraId="16D465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6D46CF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35 ms</w:t>
      </w:r>
    </w:p>
    <w:p w14:paraId="5099A9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321190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E52EB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1210 ms</w:t>
      </w:r>
    </w:p>
    <w:p w14:paraId="013E53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4F1D50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37 ms</w:t>
      </w:r>
    </w:p>
    <w:p w14:paraId="32AC7F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1EAE91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A0108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1152 ms</w:t>
      </w:r>
    </w:p>
    <w:p w14:paraId="04A0CB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279C6F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43 ms</w:t>
      </w:r>
    </w:p>
    <w:p w14:paraId="376981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 ms</w:t>
      </w:r>
    </w:p>
    <w:p w14:paraId="65AA48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BD62A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1102 ms</w:t>
      </w:r>
    </w:p>
    <w:p w14:paraId="0C7F5C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D1A78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33 ms</w:t>
      </w:r>
    </w:p>
    <w:p w14:paraId="4B824E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610FA4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02E26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1147 ms</w:t>
      </w:r>
    </w:p>
    <w:p w14:paraId="758A63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92031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34 ms</w:t>
      </w:r>
    </w:p>
    <w:p w14:paraId="4319F8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566F0B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D0C22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1157 ms</w:t>
      </w:r>
    </w:p>
    <w:p w14:paraId="5586E8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338398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46 ms</w:t>
      </w:r>
    </w:p>
    <w:p w14:paraId="5A7852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 ms</w:t>
      </w:r>
    </w:p>
    <w:p w14:paraId="550DF6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3B6F0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1059 ms</w:t>
      </w:r>
    </w:p>
    <w:p w14:paraId="6C385A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48FB4A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36 ms</w:t>
      </w:r>
    </w:p>
    <w:p w14:paraId="6B6439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7F00C8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C0F9D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1022 ms</w:t>
      </w:r>
    </w:p>
    <w:p w14:paraId="5E27F3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DC611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34 ms</w:t>
      </w:r>
    </w:p>
    <w:p w14:paraId="7289423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1 ms</w:t>
      </w:r>
    </w:p>
    <w:p w14:paraId="16BF1D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CDD08E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1047 ms</w:t>
      </w:r>
    </w:p>
    <w:p w14:paraId="06AA80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60109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36 ms</w:t>
      </w:r>
    </w:p>
    <w:p w14:paraId="00CA42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1 ms</w:t>
      </w:r>
    </w:p>
    <w:p w14:paraId="6A687D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5954D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1112 ms</w:t>
      </w:r>
    </w:p>
    <w:p w14:paraId="0BCFFB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44EA41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36 ms</w:t>
      </w:r>
    </w:p>
    <w:p w14:paraId="69D9E0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1 ms</w:t>
      </w:r>
    </w:p>
    <w:p w14:paraId="667821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BAC6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1053 ms</w:t>
      </w:r>
    </w:p>
    <w:p w14:paraId="7D67E0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15265B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35 ms</w:t>
      </w:r>
    </w:p>
    <w:p w14:paraId="7BA356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1 ms</w:t>
      </w:r>
    </w:p>
    <w:p w14:paraId="4429B8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9C7B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1292 ms</w:t>
      </w:r>
    </w:p>
    <w:p w14:paraId="0142C7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9F38B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34 ms</w:t>
      </w:r>
    </w:p>
    <w:p w14:paraId="0F30CC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5E2F5641"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90CE902"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1136 ms</w:t>
      </w:r>
    </w:p>
    <w:p w14:paraId="5F53D30F"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2DD4BE6B"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6309 ms</w:t>
      </w:r>
    </w:p>
    <w:p w14:paraId="5599CBC9"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8 ms</w:t>
      </w:r>
    </w:p>
    <w:p w14:paraId="082BD1B6"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5895 ms</w:t>
      </w:r>
    </w:p>
    <w:p w14:paraId="1418F7FB"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1CEE08E4"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6129 ms</w:t>
      </w:r>
    </w:p>
    <w:p w14:paraId="72D7C8D9"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5B412B9C"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5819 ms</w:t>
      </w:r>
    </w:p>
    <w:p w14:paraId="6E32E665"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31BDB205"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6064 ms</w:t>
      </w:r>
    </w:p>
    <w:p w14:paraId="55633112"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95E75C6"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743 ms</w:t>
      </w:r>
    </w:p>
    <w:p w14:paraId="17D91EE6"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9 ms</w:t>
      </w:r>
    </w:p>
    <w:p w14:paraId="7F831B97"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746 ms</w:t>
      </w:r>
    </w:p>
    <w:p w14:paraId="63C67F57"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511026D0"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827 ms</w:t>
      </w:r>
    </w:p>
    <w:p w14:paraId="73ADDD37"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700C7725"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817 ms</w:t>
      </w:r>
    </w:p>
    <w:p w14:paraId="2943C380"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7AFBF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58826</w:t>
      </w:r>
    </w:p>
    <w:p w14:paraId="1C43D5E4"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756 ms</w:t>
      </w:r>
    </w:p>
    <w:p w14:paraId="71714632"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219ED91D" w14:textId="77777777" w:rsidR="00816506" w:rsidRPr="003A2D1B" w:rsidRDefault="00816506" w:rsidP="00816506">
      <w:pPr>
        <w:pStyle w:val="Kop3"/>
        <w:rPr>
          <w:lang w:val="en-GB"/>
        </w:rPr>
      </w:pPr>
      <w:r w:rsidRPr="003A2D1B">
        <w:rPr>
          <w:lang w:val="en-GB"/>
        </w:rPr>
        <w:t>Testcase 20 grote documenten</w:t>
      </w:r>
    </w:p>
    <w:p w14:paraId="65FBE5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09:05:09.254</w:t>
      </w:r>
    </w:p>
    <w:p w14:paraId="0B94FA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6D5B99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46 ms</w:t>
      </w:r>
    </w:p>
    <w:p w14:paraId="6E0D84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178E53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4A321B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1845 ms</w:t>
      </w:r>
    </w:p>
    <w:p w14:paraId="7F5A5A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38 ms</w:t>
      </w:r>
    </w:p>
    <w:p w14:paraId="483DCD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0 ms</w:t>
      </w:r>
    </w:p>
    <w:p w14:paraId="05F7644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CE6D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3562 ms</w:t>
      </w:r>
    </w:p>
    <w:p w14:paraId="503893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15 ms</w:t>
      </w:r>
    </w:p>
    <w:p w14:paraId="25743B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37 ms</w:t>
      </w:r>
    </w:p>
    <w:p w14:paraId="772E03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4 ms</w:t>
      </w:r>
    </w:p>
    <w:p w14:paraId="3B423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5B650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3659 ms</w:t>
      </w:r>
    </w:p>
    <w:p w14:paraId="6E4AC8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4608DE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45 ms</w:t>
      </w:r>
    </w:p>
    <w:p w14:paraId="5D56D1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66A692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F4DAFA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3537 ms</w:t>
      </w:r>
    </w:p>
    <w:p w14:paraId="025789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34307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37 ms</w:t>
      </w:r>
    </w:p>
    <w:p w14:paraId="6D8E6F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0C54BA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995EC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3621 ms</w:t>
      </w:r>
    </w:p>
    <w:p w14:paraId="77A66DB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46CCB5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39 ms</w:t>
      </w:r>
    </w:p>
    <w:p w14:paraId="366BAC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5BB7F4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B3E56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3572 ms</w:t>
      </w:r>
    </w:p>
    <w:p w14:paraId="61955F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3A8347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34 ms</w:t>
      </w:r>
    </w:p>
    <w:p w14:paraId="595474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1807210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48BF0E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3577 ms</w:t>
      </w:r>
    </w:p>
    <w:p w14:paraId="67A587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43C47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41 ms</w:t>
      </w:r>
    </w:p>
    <w:p w14:paraId="279125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066679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46285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3461 ms</w:t>
      </w:r>
    </w:p>
    <w:p w14:paraId="729CC8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03C0C6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41 ms</w:t>
      </w:r>
    </w:p>
    <w:p w14:paraId="15994B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1 ms</w:t>
      </w:r>
    </w:p>
    <w:p w14:paraId="350275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6099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3528 ms</w:t>
      </w:r>
    </w:p>
    <w:p w14:paraId="26DAF8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398CB1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34 ms</w:t>
      </w:r>
    </w:p>
    <w:p w14:paraId="657FA3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6CA3C3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8FCA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3653 ms</w:t>
      </w:r>
    </w:p>
    <w:p w14:paraId="645022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7152A7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38 ms</w:t>
      </w:r>
    </w:p>
    <w:p w14:paraId="0AF65B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2811DF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B8BA7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3618 ms</w:t>
      </w:r>
    </w:p>
    <w:p w14:paraId="59D58C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06A59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40 ms</w:t>
      </w:r>
    </w:p>
    <w:p w14:paraId="3AFE96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2 ms</w:t>
      </w:r>
    </w:p>
    <w:p w14:paraId="53D3A7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C000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3695 ms</w:t>
      </w:r>
    </w:p>
    <w:p w14:paraId="55EA66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1C6EDE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33 ms</w:t>
      </w:r>
    </w:p>
    <w:p w14:paraId="644BD2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4BE6D5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1AC1E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3639 ms</w:t>
      </w:r>
    </w:p>
    <w:p w14:paraId="731096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E712B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47 ms</w:t>
      </w:r>
    </w:p>
    <w:p w14:paraId="369391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0 ms</w:t>
      </w:r>
    </w:p>
    <w:p w14:paraId="5647A8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608F7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3562 ms</w:t>
      </w:r>
    </w:p>
    <w:p w14:paraId="711E79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3919C7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33 ms</w:t>
      </w:r>
    </w:p>
    <w:p w14:paraId="2CF8CB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 ms</w:t>
      </w:r>
    </w:p>
    <w:p w14:paraId="5FB316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605A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3552 ms</w:t>
      </w:r>
    </w:p>
    <w:p w14:paraId="2F8302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5015F4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32 ms</w:t>
      </w:r>
    </w:p>
    <w:p w14:paraId="755C6C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75C7E8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12EFD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3573 ms</w:t>
      </w:r>
    </w:p>
    <w:p w14:paraId="52CA39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31AE8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34 ms</w:t>
      </w:r>
    </w:p>
    <w:p w14:paraId="2A57EF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1 ms</w:t>
      </w:r>
    </w:p>
    <w:p w14:paraId="0A951E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5B80E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3682 ms</w:t>
      </w:r>
    </w:p>
    <w:p w14:paraId="50FEA9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4B6FC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34 ms</w:t>
      </w:r>
    </w:p>
    <w:p w14:paraId="0AFF2A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1 ms</w:t>
      </w:r>
    </w:p>
    <w:p w14:paraId="7A1BE9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BC87B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3849 ms</w:t>
      </w:r>
    </w:p>
    <w:p w14:paraId="752C42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DF862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62 ms</w:t>
      </w:r>
    </w:p>
    <w:p w14:paraId="7CF45D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1 ms</w:t>
      </w:r>
    </w:p>
    <w:p w14:paraId="45BC3B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147622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3842 ms</w:t>
      </w:r>
    </w:p>
    <w:p w14:paraId="0A8E53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112193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52 ms</w:t>
      </w:r>
    </w:p>
    <w:p w14:paraId="5030A22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74C8805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AF148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3849 ms</w:t>
      </w:r>
    </w:p>
    <w:p w14:paraId="257173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0C5B331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50 ms</w:t>
      </w:r>
    </w:p>
    <w:p w14:paraId="21C42C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7DDB1D7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5A05DB75"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3814 ms</w:t>
      </w:r>
    </w:p>
    <w:p w14:paraId="2DC0FC22"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5F957C04"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6021 ms</w:t>
      </w:r>
    </w:p>
    <w:p w14:paraId="04C3933A"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12 ms</w:t>
      </w:r>
    </w:p>
    <w:p w14:paraId="5DF3CF84"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5607 ms</w:t>
      </w:r>
    </w:p>
    <w:p w14:paraId="6D6CE4AD"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058DA601"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5705 ms</w:t>
      </w:r>
    </w:p>
    <w:p w14:paraId="2626303C"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2215264C"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5600 ms</w:t>
      </w:r>
    </w:p>
    <w:p w14:paraId="206AE370"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3FA41182"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5709 ms</w:t>
      </w:r>
    </w:p>
    <w:p w14:paraId="14408F8E"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0BD00093"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2356 ms</w:t>
      </w:r>
    </w:p>
    <w:p w14:paraId="45B2AD8A"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10 ms</w:t>
      </w:r>
    </w:p>
    <w:p w14:paraId="72B8726D"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2327 ms</w:t>
      </w:r>
    </w:p>
    <w:p w14:paraId="290AC3FF"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1D0DE5FB"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2317 ms</w:t>
      </w:r>
    </w:p>
    <w:p w14:paraId="393C8794"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622A17D9"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2272 ms</w:t>
      </w:r>
    </w:p>
    <w:p w14:paraId="03E1CCEE"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087F8BE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115875</w:t>
      </w:r>
    </w:p>
    <w:p w14:paraId="20279ED3"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2363 ms</w:t>
      </w:r>
    </w:p>
    <w:p w14:paraId="2B04C012"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70494DF3" w14:textId="77777777" w:rsidR="00816506" w:rsidRPr="003A2D1B" w:rsidRDefault="00816506" w:rsidP="00816506"/>
    <w:p w14:paraId="47405432" w14:textId="77777777" w:rsidR="00816506" w:rsidRPr="003A2D1B" w:rsidRDefault="00816506" w:rsidP="00816506">
      <w:pPr>
        <w:rPr>
          <w:rFonts w:cstheme="majorBidi"/>
          <w:color w:val="2F5496" w:themeColor="accent1" w:themeShade="BF"/>
          <w:sz w:val="26"/>
          <w:szCs w:val="26"/>
        </w:rPr>
      </w:pPr>
      <w:r w:rsidRPr="003A2D1B">
        <w:br w:type="page"/>
      </w:r>
    </w:p>
    <w:p w14:paraId="09EAD1D1" w14:textId="77777777" w:rsidR="00816506" w:rsidRPr="003A2D1B" w:rsidRDefault="00816506" w:rsidP="00816506">
      <w:pPr>
        <w:pStyle w:val="Kop2"/>
      </w:pPr>
      <w:r w:rsidRPr="003A2D1B">
        <w:t>F2 - Ontwikkelomgeving – met drc-openzaak – met nieuwere versie open zaakbrug in IDE</w:t>
      </w:r>
    </w:p>
    <w:p w14:paraId="107FF5A0" w14:textId="77777777" w:rsidR="00816506" w:rsidRPr="003A2D1B" w:rsidRDefault="00816506" w:rsidP="00816506">
      <w:r w:rsidRPr="003A2D1B">
        <w:t xml:space="preserve">Broncode: </w:t>
      </w:r>
      <w:hyperlink r:id="rId68" w:history="1">
        <w:r w:rsidRPr="003A2D1B">
          <w:rPr>
            <w:rStyle w:val="Hyperlink"/>
          </w:rPr>
          <w:t>https://github.com/Sudwest-Fryslan/OpenZaakBrug/tree/vng-referentie-impl</w:t>
        </w:r>
      </w:hyperlink>
    </w:p>
    <w:p w14:paraId="17FEC588"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5" w:author="Eduard Witteveen" w:date="2024-12-02T14:50:00Z">
            <w:rPr/>
          </w:rPrChange>
        </w:rPr>
        <w:instrText>HYPERLINK "https://test.openzaak.nl/documenten"</w:instrText>
      </w:r>
      <w:r w:rsidR="006F1B03" w:rsidRPr="003A2D1B">
        <w:fldChar w:fldCharType="separate"/>
      </w:r>
      <w:r w:rsidRPr="003A2D1B">
        <w:rPr>
          <w:rStyle w:val="Hyperlink"/>
          <w:lang w:val="en-GB"/>
        </w:rPr>
        <w:t>https://test.openzaak.nl/documenten</w:t>
      </w:r>
      <w:r w:rsidR="006F1B03" w:rsidRPr="003A2D1B">
        <w:rPr>
          <w:rStyle w:val="Hyperlink"/>
          <w:lang w:val="en-GB"/>
        </w:rPr>
        <w:fldChar w:fldCharType="end"/>
      </w:r>
      <w:r w:rsidRPr="003A2D1B">
        <w:rPr>
          <w:lang w:val="en-GB"/>
        </w:rPr>
        <w:t xml:space="preserve"> </w:t>
      </w:r>
    </w:p>
    <w:p w14:paraId="23ECB40C" w14:textId="77777777" w:rsidR="00816506" w:rsidRPr="003A2D1B" w:rsidRDefault="00816506" w:rsidP="00816506">
      <w:r w:rsidRPr="003A2D1B">
        <w:t xml:space="preserve">Open Zaakbrug Endpoint: </w:t>
      </w:r>
      <w:hyperlink r:id="rId69" w:history="1">
        <w:r w:rsidRPr="003A2D1B">
          <w:rPr>
            <w:rStyle w:val="Hyperlink"/>
          </w:rPr>
          <w:t>http://localhost:8080/</w:t>
        </w:r>
      </w:hyperlink>
    </w:p>
    <w:p w14:paraId="4AC3E855" w14:textId="77777777" w:rsidR="00816506" w:rsidRPr="003A2D1B" w:rsidRDefault="00816506" w:rsidP="00816506">
      <w:r w:rsidRPr="003A2D1B">
        <w:t>Loggin level: info</w:t>
      </w:r>
    </w:p>
    <w:p w14:paraId="58B4D2A7" w14:textId="77777777" w:rsidR="00816506" w:rsidRPr="003A2D1B" w:rsidRDefault="00816506" w:rsidP="00816506">
      <w:pPr>
        <w:pStyle w:val="Kop3"/>
      </w:pPr>
      <w:r w:rsidRPr="003A2D1B">
        <w:t>Testcase 5 kleine documenten</w:t>
      </w:r>
    </w:p>
    <w:p w14:paraId="2C023F5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17:20:57.388</w:t>
      </w:r>
    </w:p>
    <w:p w14:paraId="6D44AA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E5EE4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53 ms</w:t>
      </w:r>
    </w:p>
    <w:p w14:paraId="1972B8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3 ms</w:t>
      </w:r>
    </w:p>
    <w:p w14:paraId="612011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2646B9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1892 ms</w:t>
      </w:r>
    </w:p>
    <w:p w14:paraId="023833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34 ms</w:t>
      </w:r>
    </w:p>
    <w:p w14:paraId="412EB84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0 ms</w:t>
      </w:r>
    </w:p>
    <w:p w14:paraId="385FD6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AB6C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1272 ms</w:t>
      </w:r>
    </w:p>
    <w:p w14:paraId="7E69AD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3727DB7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31 ms</w:t>
      </w:r>
    </w:p>
    <w:p w14:paraId="0F1C64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0 ms</w:t>
      </w:r>
    </w:p>
    <w:p w14:paraId="4F5B0D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315A4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1129 ms</w:t>
      </w:r>
    </w:p>
    <w:p w14:paraId="205AA0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FBA85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39 ms</w:t>
      </w:r>
    </w:p>
    <w:p w14:paraId="41AA536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3E4F17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56843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1342 ms</w:t>
      </w:r>
    </w:p>
    <w:p w14:paraId="411B22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48F422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36 ms</w:t>
      </w:r>
    </w:p>
    <w:p w14:paraId="58E62E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1189AC9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9AFC8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1181 ms</w:t>
      </w:r>
    </w:p>
    <w:p w14:paraId="17AE52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159040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34 ms</w:t>
      </w:r>
    </w:p>
    <w:p w14:paraId="5A02A5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3281C493"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375F1CBC"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1233 ms</w:t>
      </w:r>
    </w:p>
    <w:p w14:paraId="56DE3043"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24EE5D9F"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2404 ms</w:t>
      </w:r>
    </w:p>
    <w:p w14:paraId="678A6A16"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4414B937"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2014 ms</w:t>
      </w:r>
    </w:p>
    <w:p w14:paraId="6A124A0B"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AAF8ABF"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2451 ms</w:t>
      </w:r>
    </w:p>
    <w:p w14:paraId="1B6A99CE"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639B3433"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2067 ms</w:t>
      </w:r>
    </w:p>
    <w:p w14:paraId="542E637D"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2AB9FE2"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1896 ms</w:t>
      </w:r>
    </w:p>
    <w:p w14:paraId="5D216309"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64E14A7A"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781 ms</w:t>
      </w:r>
    </w:p>
    <w:p w14:paraId="31F30DFA"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546BF9A0"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788 ms</w:t>
      </w:r>
    </w:p>
    <w:p w14:paraId="4D5445BE"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350462F7"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779 ms</w:t>
      </w:r>
    </w:p>
    <w:p w14:paraId="04556883"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5B9727B4"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768 ms</w:t>
      </w:r>
    </w:p>
    <w:p w14:paraId="50DB147C"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7FADA8B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23083</w:t>
      </w:r>
    </w:p>
    <w:p w14:paraId="442D91BA"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853 ms</w:t>
      </w:r>
    </w:p>
    <w:p w14:paraId="233C5720"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5CE73633" w14:textId="77777777" w:rsidR="00816506" w:rsidRPr="003A2D1B" w:rsidRDefault="00816506" w:rsidP="00816506">
      <w:pPr>
        <w:pStyle w:val="Kop3"/>
        <w:rPr>
          <w:lang w:val="en-GB"/>
        </w:rPr>
      </w:pPr>
      <w:r w:rsidRPr="003A2D1B">
        <w:rPr>
          <w:lang w:val="en-GB"/>
        </w:rPr>
        <w:t>Testcase 5 grote documenten</w:t>
      </w:r>
    </w:p>
    <w:p w14:paraId="2D17189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17:21:39.075</w:t>
      </w:r>
    </w:p>
    <w:p w14:paraId="6A185A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434C8A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48 ms</w:t>
      </w:r>
    </w:p>
    <w:p w14:paraId="6A5C8F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7BF238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6812E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1978 ms</w:t>
      </w:r>
    </w:p>
    <w:p w14:paraId="74E9A5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31 ms</w:t>
      </w:r>
    </w:p>
    <w:p w14:paraId="4286BC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460C09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E0CE8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4420 ms</w:t>
      </w:r>
    </w:p>
    <w:p w14:paraId="096098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59D545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36 ms</w:t>
      </w:r>
    </w:p>
    <w:p w14:paraId="65D748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0F02D8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4576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4653 ms</w:t>
      </w:r>
    </w:p>
    <w:p w14:paraId="32CD3C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06A97E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43 ms</w:t>
      </w:r>
    </w:p>
    <w:p w14:paraId="2F78A76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42BA83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44DC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3799 ms</w:t>
      </w:r>
    </w:p>
    <w:p w14:paraId="54DC77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28EC7E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33 ms</w:t>
      </w:r>
    </w:p>
    <w:p w14:paraId="13C5EF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2B7DE9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6F19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3603 ms</w:t>
      </w:r>
    </w:p>
    <w:p w14:paraId="79309AE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8B49F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46 ms</w:t>
      </w:r>
    </w:p>
    <w:p w14:paraId="244CB3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2D800081"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2A02BB5"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3815 ms</w:t>
      </w:r>
    </w:p>
    <w:p w14:paraId="75B9863C"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95F9093"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2179 ms</w:t>
      </w:r>
    </w:p>
    <w:p w14:paraId="123A3D15"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5F4614C3"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2125 ms</w:t>
      </w:r>
    </w:p>
    <w:p w14:paraId="1E975748"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2EFC21D9"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2012 ms</w:t>
      </w:r>
    </w:p>
    <w:p w14:paraId="19AB609E"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5EA65E9F"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1908 ms</w:t>
      </w:r>
    </w:p>
    <w:p w14:paraId="2F88CFB5"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2E951358"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2181 ms</w:t>
      </w:r>
    </w:p>
    <w:p w14:paraId="2813E07A"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D976311"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2384 ms</w:t>
      </w:r>
    </w:p>
    <w:p w14:paraId="53C0463C"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12535B71"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2267 ms</w:t>
      </w:r>
    </w:p>
    <w:p w14:paraId="22E7CA41"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3146EF0A"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2457 ms</w:t>
      </w:r>
    </w:p>
    <w:p w14:paraId="094D1ACB"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6E098E26"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2830 ms</w:t>
      </w:r>
    </w:p>
    <w:p w14:paraId="7F9F2EAD"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18CEB23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45617</w:t>
      </w:r>
    </w:p>
    <w:p w14:paraId="4C96A158"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2763 ms</w:t>
      </w:r>
    </w:p>
    <w:p w14:paraId="49B898DD"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49CD45B4" w14:textId="77777777" w:rsidR="00816506" w:rsidRPr="003A2D1B" w:rsidRDefault="00816506" w:rsidP="00816506">
      <w:pPr>
        <w:pStyle w:val="Kop3"/>
        <w:rPr>
          <w:lang w:val="en-GB"/>
        </w:rPr>
      </w:pPr>
      <w:r w:rsidRPr="003A2D1B">
        <w:rPr>
          <w:lang w:val="en-GB"/>
        </w:rPr>
        <w:t>Testcase 20 kleine documenten</w:t>
      </w:r>
    </w:p>
    <w:p w14:paraId="62F7E8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17:22:46.039</w:t>
      </w:r>
    </w:p>
    <w:p w14:paraId="5B8E16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750266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41 ms</w:t>
      </w:r>
    </w:p>
    <w:p w14:paraId="7827C3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2 ms</w:t>
      </w:r>
    </w:p>
    <w:p w14:paraId="287447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FF1C7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2100 ms</w:t>
      </w:r>
    </w:p>
    <w:p w14:paraId="498AD3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32 ms</w:t>
      </w:r>
    </w:p>
    <w:p w14:paraId="6DE648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0 ms</w:t>
      </w:r>
    </w:p>
    <w:p w14:paraId="367504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45A4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1215 ms</w:t>
      </w:r>
    </w:p>
    <w:p w14:paraId="04B1A6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2E49E1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32 ms</w:t>
      </w:r>
    </w:p>
    <w:p w14:paraId="634ED1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61B9E1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1BA7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1177 ms</w:t>
      </w:r>
    </w:p>
    <w:p w14:paraId="4701DB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2D4B26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32 ms</w:t>
      </w:r>
    </w:p>
    <w:p w14:paraId="371E85F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2906FA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B1A99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1228 ms</w:t>
      </w:r>
    </w:p>
    <w:p w14:paraId="39C3EC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C5ACA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32 ms</w:t>
      </w:r>
    </w:p>
    <w:p w14:paraId="322928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700BDD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23017D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1280 ms</w:t>
      </w:r>
    </w:p>
    <w:p w14:paraId="5A0FFB9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32345B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32 ms</w:t>
      </w:r>
    </w:p>
    <w:p w14:paraId="1DA150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50A1EE6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436C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1272 ms</w:t>
      </w:r>
    </w:p>
    <w:p w14:paraId="08B326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5BE872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52 ms</w:t>
      </w:r>
    </w:p>
    <w:p w14:paraId="7F6EA8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2 ms</w:t>
      </w:r>
    </w:p>
    <w:p w14:paraId="53466B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F95A0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1229 ms</w:t>
      </w:r>
    </w:p>
    <w:p w14:paraId="3A3B3A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0D3C24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31 ms</w:t>
      </w:r>
    </w:p>
    <w:p w14:paraId="574223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1F657E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3A5FE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1183 ms</w:t>
      </w:r>
    </w:p>
    <w:p w14:paraId="62272E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141C8D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35 ms</w:t>
      </w:r>
    </w:p>
    <w:p w14:paraId="267F200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2 ms</w:t>
      </w:r>
    </w:p>
    <w:p w14:paraId="75FBE0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DD2D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1095 ms</w:t>
      </w:r>
    </w:p>
    <w:p w14:paraId="7230361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3E975A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36 ms</w:t>
      </w:r>
    </w:p>
    <w:p w14:paraId="4F6E6A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59F57FE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38DC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1193 ms</w:t>
      </w:r>
    </w:p>
    <w:p w14:paraId="327D24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05DE1C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32 ms</w:t>
      </w:r>
    </w:p>
    <w:p w14:paraId="350224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2E34B8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9836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1128 ms</w:t>
      </w:r>
    </w:p>
    <w:p w14:paraId="655FCD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2758838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32 ms</w:t>
      </w:r>
    </w:p>
    <w:p w14:paraId="09B982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0 ms</w:t>
      </w:r>
    </w:p>
    <w:p w14:paraId="2CC190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D991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1165 ms</w:t>
      </w:r>
    </w:p>
    <w:p w14:paraId="6DBC21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65534B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32 ms</w:t>
      </w:r>
    </w:p>
    <w:p w14:paraId="47906F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0B036B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D3B12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1059 ms</w:t>
      </w:r>
    </w:p>
    <w:p w14:paraId="7E3E9D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432120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32 ms</w:t>
      </w:r>
    </w:p>
    <w:p w14:paraId="68D9E5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0A371E3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F8F02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1212 ms</w:t>
      </w:r>
    </w:p>
    <w:p w14:paraId="2C6FAA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52E001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32 ms</w:t>
      </w:r>
    </w:p>
    <w:p w14:paraId="76A54E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 ms</w:t>
      </w:r>
    </w:p>
    <w:p w14:paraId="3EB70E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A18E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1201 ms</w:t>
      </w:r>
    </w:p>
    <w:p w14:paraId="43E60A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6B3BAC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32 ms</w:t>
      </w:r>
    </w:p>
    <w:p w14:paraId="6B4670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084D75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B12E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1286 ms</w:t>
      </w:r>
    </w:p>
    <w:p w14:paraId="0E599F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1F36E8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41 ms</w:t>
      </w:r>
    </w:p>
    <w:p w14:paraId="1881396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1 ms</w:t>
      </w:r>
    </w:p>
    <w:p w14:paraId="30832C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358E53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1245 ms</w:t>
      </w:r>
    </w:p>
    <w:p w14:paraId="745F62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0A4ECB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31 ms</w:t>
      </w:r>
    </w:p>
    <w:p w14:paraId="0BF334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0 ms</w:t>
      </w:r>
    </w:p>
    <w:p w14:paraId="0C4011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0F3CC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1192 ms</w:t>
      </w:r>
    </w:p>
    <w:p w14:paraId="7405C1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1BE989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31 ms</w:t>
      </w:r>
    </w:p>
    <w:p w14:paraId="694169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0 ms</w:t>
      </w:r>
    </w:p>
    <w:p w14:paraId="0D81FC9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EC49F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1402 ms</w:t>
      </w:r>
    </w:p>
    <w:p w14:paraId="682F64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7D25DD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31 ms</w:t>
      </w:r>
    </w:p>
    <w:p w14:paraId="30AA2B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1 ms</w:t>
      </w:r>
    </w:p>
    <w:p w14:paraId="0B454B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C744E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1098 ms</w:t>
      </w:r>
    </w:p>
    <w:p w14:paraId="14F3DE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6AB79D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33 ms</w:t>
      </w:r>
    </w:p>
    <w:p w14:paraId="2120B82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7F453C14"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E1EC6E6"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1301 ms</w:t>
      </w:r>
    </w:p>
    <w:p w14:paraId="1DC1344F"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8006A82"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6634 ms</w:t>
      </w:r>
    </w:p>
    <w:p w14:paraId="6302AC5B"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789B028F"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6744 ms</w:t>
      </w:r>
    </w:p>
    <w:p w14:paraId="6DBE308B"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459236E"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6550 ms</w:t>
      </w:r>
    </w:p>
    <w:p w14:paraId="5AB11232"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5613DCD5"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7683 ms</w:t>
      </w:r>
    </w:p>
    <w:p w14:paraId="530BBAF5"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04103235"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6485 ms</w:t>
      </w:r>
    </w:p>
    <w:p w14:paraId="7C62CFA0"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5C42C0D"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852 ms</w:t>
      </w:r>
    </w:p>
    <w:p w14:paraId="01DAE38A"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4557DF81"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871 ms</w:t>
      </w:r>
    </w:p>
    <w:p w14:paraId="57261E72"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6C6AF04D"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822 ms</w:t>
      </w:r>
    </w:p>
    <w:p w14:paraId="5D91A199"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36F14C84"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842 ms</w:t>
      </w:r>
    </w:p>
    <w:p w14:paraId="621126F0"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470FAD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65281</w:t>
      </w:r>
    </w:p>
    <w:p w14:paraId="3F8DC79C"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803 ms</w:t>
      </w:r>
    </w:p>
    <w:p w14:paraId="3D2F7AB9"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6183D6E2" w14:textId="77777777" w:rsidR="00816506" w:rsidRPr="003A2D1B" w:rsidRDefault="00816506" w:rsidP="00816506">
      <w:pPr>
        <w:pStyle w:val="Kop3"/>
        <w:rPr>
          <w:lang w:val="en-GB"/>
        </w:rPr>
      </w:pPr>
      <w:r w:rsidRPr="003A2D1B">
        <w:rPr>
          <w:lang w:val="en-GB"/>
        </w:rPr>
        <w:t>Testcase 20 grote documenten</w:t>
      </w:r>
    </w:p>
    <w:p w14:paraId="19D787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17:25:34.070</w:t>
      </w:r>
    </w:p>
    <w:p w14:paraId="7C7511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23EDE8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42 ms</w:t>
      </w:r>
    </w:p>
    <w:p w14:paraId="30EB20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47574B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7AFEB3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1874 ms</w:t>
      </w:r>
    </w:p>
    <w:p w14:paraId="182A51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32 ms</w:t>
      </w:r>
    </w:p>
    <w:p w14:paraId="2A77208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372898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B72AAC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4213 ms</w:t>
      </w:r>
    </w:p>
    <w:p w14:paraId="690D76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44766C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35 ms</w:t>
      </w:r>
    </w:p>
    <w:p w14:paraId="0E2293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5F84A2E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E6A67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3735 ms</w:t>
      </w:r>
    </w:p>
    <w:p w14:paraId="53198B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6002A3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47 ms</w:t>
      </w:r>
    </w:p>
    <w:p w14:paraId="1F610F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7 ms</w:t>
      </w:r>
    </w:p>
    <w:p w14:paraId="69A305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07016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4160 ms</w:t>
      </w:r>
    </w:p>
    <w:p w14:paraId="5DCD68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C3AED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33 ms</w:t>
      </w:r>
    </w:p>
    <w:p w14:paraId="6BBDA2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6 ms</w:t>
      </w:r>
    </w:p>
    <w:p w14:paraId="650A249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12BBE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3717 ms</w:t>
      </w:r>
    </w:p>
    <w:p w14:paraId="162508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25D066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33 ms</w:t>
      </w:r>
    </w:p>
    <w:p w14:paraId="46E749E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3209F1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28ABD1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3643 ms</w:t>
      </w:r>
    </w:p>
    <w:p w14:paraId="5F8408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675528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31 ms</w:t>
      </w:r>
    </w:p>
    <w:p w14:paraId="49085FF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6156F6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2A30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3687 ms</w:t>
      </w:r>
    </w:p>
    <w:p w14:paraId="4D9B5D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C5A32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32 ms</w:t>
      </w:r>
    </w:p>
    <w:p w14:paraId="0B6241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5365FA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488A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3644 ms</w:t>
      </w:r>
    </w:p>
    <w:p w14:paraId="1BFBBC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238D7EE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40 ms</w:t>
      </w:r>
    </w:p>
    <w:p w14:paraId="064AA4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1 ms</w:t>
      </w:r>
    </w:p>
    <w:p w14:paraId="78921BF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47F2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3635 ms</w:t>
      </w:r>
    </w:p>
    <w:p w14:paraId="1B2B36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63CD377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32 ms</w:t>
      </w:r>
    </w:p>
    <w:p w14:paraId="52D6115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796353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9A5C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3671 ms</w:t>
      </w:r>
    </w:p>
    <w:p w14:paraId="26D555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13B8F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42 ms</w:t>
      </w:r>
    </w:p>
    <w:p w14:paraId="45090E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077E52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440A6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3717 ms</w:t>
      </w:r>
    </w:p>
    <w:p w14:paraId="0F3FF96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2450B9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32 ms</w:t>
      </w:r>
    </w:p>
    <w:p w14:paraId="47EEA9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 ms</w:t>
      </w:r>
    </w:p>
    <w:p w14:paraId="29F367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9E49B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3636 ms</w:t>
      </w:r>
    </w:p>
    <w:p w14:paraId="5221B3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71F2675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44 ms</w:t>
      </w:r>
    </w:p>
    <w:p w14:paraId="7B7442A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362D37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FC117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3655 ms</w:t>
      </w:r>
    </w:p>
    <w:p w14:paraId="2DBD8C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5BBC01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48 ms</w:t>
      </w:r>
    </w:p>
    <w:p w14:paraId="569CCB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5830B9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05192C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3765 ms</w:t>
      </w:r>
    </w:p>
    <w:p w14:paraId="347881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0E1F62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37 ms</w:t>
      </w:r>
    </w:p>
    <w:p w14:paraId="6500C3A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2 ms</w:t>
      </w:r>
    </w:p>
    <w:p w14:paraId="695F4D2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81F25A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3785 ms</w:t>
      </w:r>
    </w:p>
    <w:p w14:paraId="2DF3A39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6D8061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37 ms</w:t>
      </w:r>
    </w:p>
    <w:p w14:paraId="586D79B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2 ms</w:t>
      </w:r>
    </w:p>
    <w:p w14:paraId="7AE33C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A9588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3828 ms</w:t>
      </w:r>
    </w:p>
    <w:p w14:paraId="559E48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345637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42 ms</w:t>
      </w:r>
    </w:p>
    <w:p w14:paraId="6A92E4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2 ms</w:t>
      </w:r>
    </w:p>
    <w:p w14:paraId="204950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7AA74A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3780 ms</w:t>
      </w:r>
    </w:p>
    <w:p w14:paraId="214A85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42E062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36 ms</w:t>
      </w:r>
    </w:p>
    <w:p w14:paraId="3541DD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1 ms</w:t>
      </w:r>
    </w:p>
    <w:p w14:paraId="3AD47E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4F5F0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3711 ms</w:t>
      </w:r>
    </w:p>
    <w:p w14:paraId="6A0614C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065921F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49 ms</w:t>
      </w:r>
    </w:p>
    <w:p w14:paraId="2479CA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2 ms</w:t>
      </w:r>
    </w:p>
    <w:p w14:paraId="6F4BA7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45C57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4062 ms</w:t>
      </w:r>
    </w:p>
    <w:p w14:paraId="25A728D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18D6D45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34 ms</w:t>
      </w:r>
    </w:p>
    <w:p w14:paraId="049BE5D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2 ms</w:t>
      </w:r>
    </w:p>
    <w:p w14:paraId="6BCD4E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E515B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3656 ms</w:t>
      </w:r>
    </w:p>
    <w:p w14:paraId="5227B7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8C2AA0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37 ms</w:t>
      </w:r>
    </w:p>
    <w:p w14:paraId="3F01D31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2 ms</w:t>
      </w:r>
    </w:p>
    <w:p w14:paraId="440BFF8F"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B57E180"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3716 ms</w:t>
      </w:r>
    </w:p>
    <w:p w14:paraId="1572A918"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6ACDBD08"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6884 ms</w:t>
      </w:r>
    </w:p>
    <w:p w14:paraId="71D9C866"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AE9F1DB"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7372 ms</w:t>
      </w:r>
    </w:p>
    <w:p w14:paraId="0BF041B1"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1B14E2B1"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6659 ms</w:t>
      </w:r>
    </w:p>
    <w:p w14:paraId="0B496D68"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1AF6DEBD"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6637 ms</w:t>
      </w:r>
    </w:p>
    <w:p w14:paraId="0BCBB5BB"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21077BD6"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7169 ms</w:t>
      </w:r>
    </w:p>
    <w:p w14:paraId="37267D5C"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5AA40A3D"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2301 ms</w:t>
      </w:r>
    </w:p>
    <w:p w14:paraId="62299B80"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713F796E"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2344 ms</w:t>
      </w:r>
    </w:p>
    <w:p w14:paraId="2B225B70"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601A8F82"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2259 ms</w:t>
      </w:r>
    </w:p>
    <w:p w14:paraId="7600546D"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05B3D083"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2279 ms</w:t>
      </w:r>
    </w:p>
    <w:p w14:paraId="5E52EF41"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2EB17D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124496</w:t>
      </w:r>
    </w:p>
    <w:p w14:paraId="6A1F3559"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2469 ms</w:t>
      </w:r>
    </w:p>
    <w:p w14:paraId="4A4E9882"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443D92C3" w14:textId="77777777" w:rsidR="00816506" w:rsidRPr="003A2D1B" w:rsidRDefault="00816506" w:rsidP="00816506"/>
    <w:p w14:paraId="09340D06" w14:textId="77777777" w:rsidR="00816506" w:rsidRPr="003A2D1B" w:rsidRDefault="00816506" w:rsidP="00816506">
      <w:pPr>
        <w:pStyle w:val="Kop2"/>
      </w:pPr>
      <w:r w:rsidRPr="003A2D1B">
        <w:t>G - Ontwikkelomgeving – met drc-openzaak – met expand versie open zaakbrug in IDE</w:t>
      </w:r>
    </w:p>
    <w:p w14:paraId="2CE44BEA" w14:textId="77777777" w:rsidR="00816506" w:rsidRPr="003A2D1B" w:rsidRDefault="00816506" w:rsidP="00816506">
      <w:pPr>
        <w:rPr>
          <w:i/>
          <w:iCs/>
        </w:rPr>
      </w:pPr>
      <w:r w:rsidRPr="003A2D1B">
        <w:rPr>
          <w:i/>
          <w:iCs/>
        </w:rPr>
        <w:t>( Mogelijk dat hier nog teveel informatie wordt opgehaald, zowel  /zaken/api/v1/zaken?expand=zaakinformatieobjecten&amp;identificatie=1901186&amp;bronorganisatie=823288444 als  /api/v1/enkelvoudiginformatieobjecten?expand=informatieobjecttype&amp;objectinformatieobjecten__object=zaakurl&amp;bronorganisatie=823288444 worden bevraagd )</w:t>
      </w:r>
    </w:p>
    <w:p w14:paraId="4D411458" w14:textId="77777777" w:rsidR="00816506" w:rsidRPr="003A2D1B" w:rsidRDefault="00816506" w:rsidP="00816506">
      <w:r w:rsidRPr="003A2D1B">
        <w:t xml:space="preserve">Broncode: </w:t>
      </w:r>
      <w:hyperlink r:id="rId70" w:history="1">
        <w:r w:rsidRPr="003A2D1B">
          <w:rPr>
            <w:rStyle w:val="Hyperlink"/>
          </w:rPr>
          <w:t>https://github.com/Sudwest-Fryslan/OpenZaakBrug/tree/feature-expand</w:t>
        </w:r>
      </w:hyperlink>
    </w:p>
    <w:p w14:paraId="54B6409F" w14:textId="77777777" w:rsidR="00816506" w:rsidRPr="003A2D1B" w:rsidRDefault="00816506" w:rsidP="00816506">
      <w:pPr>
        <w:rPr>
          <w:lang w:val="en-GB"/>
        </w:rPr>
      </w:pPr>
      <w:r w:rsidRPr="003A2D1B">
        <w:rPr>
          <w:lang w:val="en-GB"/>
        </w:rPr>
        <w:t xml:space="preserve">DrcEndpoint: </w:t>
      </w:r>
      <w:r w:rsidR="006F1B03" w:rsidRPr="003A2D1B">
        <w:fldChar w:fldCharType="begin"/>
      </w:r>
      <w:r w:rsidR="006F1B03" w:rsidRPr="003A2D1B">
        <w:rPr>
          <w:lang w:val="en-US"/>
          <w:rPrChange w:id="56" w:author="Eduard Witteveen" w:date="2024-12-02T14:50:00Z">
            <w:rPr/>
          </w:rPrChange>
        </w:rPr>
        <w:instrText>HYPERLINK "https://test.openzaak.nl/documenten"</w:instrText>
      </w:r>
      <w:r w:rsidR="006F1B03" w:rsidRPr="003A2D1B">
        <w:fldChar w:fldCharType="separate"/>
      </w:r>
      <w:r w:rsidRPr="003A2D1B">
        <w:rPr>
          <w:rStyle w:val="Hyperlink"/>
          <w:lang w:val="en-GB"/>
        </w:rPr>
        <w:t>https://test.openzaak.nl/documenten</w:t>
      </w:r>
      <w:r w:rsidR="006F1B03" w:rsidRPr="003A2D1B">
        <w:rPr>
          <w:rStyle w:val="Hyperlink"/>
          <w:lang w:val="en-GB"/>
        </w:rPr>
        <w:fldChar w:fldCharType="end"/>
      </w:r>
      <w:r w:rsidRPr="003A2D1B">
        <w:rPr>
          <w:lang w:val="en-GB"/>
        </w:rPr>
        <w:t xml:space="preserve"> </w:t>
      </w:r>
    </w:p>
    <w:p w14:paraId="6ED9E6A1" w14:textId="77777777" w:rsidR="00816506" w:rsidRPr="003A2D1B" w:rsidRDefault="00816506" w:rsidP="00816506">
      <w:r w:rsidRPr="003A2D1B">
        <w:t xml:space="preserve">Open Zaakbrug Endpoint: </w:t>
      </w:r>
      <w:hyperlink r:id="rId71" w:history="1">
        <w:r w:rsidRPr="003A2D1B">
          <w:rPr>
            <w:rStyle w:val="Hyperlink"/>
          </w:rPr>
          <w:t>http://localhost:8080/</w:t>
        </w:r>
      </w:hyperlink>
    </w:p>
    <w:p w14:paraId="3871AAA5" w14:textId="77777777" w:rsidR="00816506" w:rsidRPr="003A2D1B" w:rsidRDefault="00816506" w:rsidP="00816506">
      <w:r w:rsidRPr="003A2D1B">
        <w:t>Loggin level: info</w:t>
      </w:r>
    </w:p>
    <w:p w14:paraId="7BAC5507" w14:textId="77777777" w:rsidR="00816506" w:rsidRPr="003A2D1B" w:rsidRDefault="00816506" w:rsidP="00816506">
      <w:pPr>
        <w:pStyle w:val="Kop3"/>
      </w:pPr>
      <w:r w:rsidRPr="003A2D1B">
        <w:t>Testcase 5 kleine documenten</w:t>
      </w:r>
    </w:p>
    <w:p w14:paraId="1D46EC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17:35:50.368</w:t>
      </w:r>
    </w:p>
    <w:p w14:paraId="44F06C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66C067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148 ms</w:t>
      </w:r>
    </w:p>
    <w:p w14:paraId="094165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2CD7A21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6772673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2977 ms</w:t>
      </w:r>
    </w:p>
    <w:p w14:paraId="2AEF2D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147 ms</w:t>
      </w:r>
    </w:p>
    <w:p w14:paraId="34B47D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1 ms</w:t>
      </w:r>
    </w:p>
    <w:p w14:paraId="0B34FA9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7DD7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2190 ms</w:t>
      </w:r>
    </w:p>
    <w:p w14:paraId="18CCE4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0756E93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76 ms</w:t>
      </w:r>
    </w:p>
    <w:p w14:paraId="2C3D0E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3D6C226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86FF7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1160 ms</w:t>
      </w:r>
    </w:p>
    <w:p w14:paraId="7A8034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2371A6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76 ms</w:t>
      </w:r>
    </w:p>
    <w:p w14:paraId="59FBBB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295CBB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59A0E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1184 ms</w:t>
      </w:r>
    </w:p>
    <w:p w14:paraId="62259FB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86CDD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77 ms</w:t>
      </w:r>
    </w:p>
    <w:p w14:paraId="636B6C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2B385C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C4BA29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1120 ms</w:t>
      </w:r>
    </w:p>
    <w:p w14:paraId="6CA88C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19339B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77 ms</w:t>
      </w:r>
    </w:p>
    <w:p w14:paraId="6BD2B61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0 ms</w:t>
      </w:r>
    </w:p>
    <w:p w14:paraId="0DA1B681"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0FE3346E"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1179 ms</w:t>
      </w:r>
    </w:p>
    <w:p w14:paraId="1A5F10F7"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4C1AA5A0"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927 ms</w:t>
      </w:r>
    </w:p>
    <w:p w14:paraId="3550D96C"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79B1C618"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930 ms</w:t>
      </w:r>
    </w:p>
    <w:p w14:paraId="340979F6"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6A9893ED"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949 ms</w:t>
      </w:r>
    </w:p>
    <w:p w14:paraId="7A6FE8D3"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243DEEA"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944 ms</w:t>
      </w:r>
    </w:p>
    <w:p w14:paraId="70CB7F03"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49D48548"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957 ms</w:t>
      </w:r>
    </w:p>
    <w:p w14:paraId="790A0A46"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11390795"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944 ms</w:t>
      </w:r>
    </w:p>
    <w:p w14:paraId="53E4A530"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05A1F5E9"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919 ms</w:t>
      </w:r>
    </w:p>
    <w:p w14:paraId="3163AC75"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57DBE2EA"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1014 ms</w:t>
      </w:r>
    </w:p>
    <w:p w14:paraId="299CFFC1"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070C534D"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798 ms</w:t>
      </w:r>
    </w:p>
    <w:p w14:paraId="7EE46FAF"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1C9D8E0E"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798 ms</w:t>
      </w:r>
    </w:p>
    <w:p w14:paraId="635F5D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19596</w:t>
      </w:r>
    </w:p>
    <w:p w14:paraId="5C9D0843"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0F52C6F0" w14:textId="77777777" w:rsidR="00816506" w:rsidRPr="003A2D1B" w:rsidRDefault="00816506" w:rsidP="00816506">
      <w:pPr>
        <w:pStyle w:val="Kop3"/>
        <w:rPr>
          <w:lang w:val="en-GB"/>
        </w:rPr>
      </w:pPr>
      <w:r w:rsidRPr="003A2D1B">
        <w:rPr>
          <w:lang w:val="en-GB"/>
        </w:rPr>
        <w:t>Testcase 5 grote documenten</w:t>
      </w:r>
    </w:p>
    <w:p w14:paraId="75A69B6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17:36:51.346</w:t>
      </w:r>
    </w:p>
    <w:p w14:paraId="13A5DE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5D5B3A6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102 ms</w:t>
      </w:r>
    </w:p>
    <w:p w14:paraId="0FDB7E4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7288E2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08541E2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1859 ms</w:t>
      </w:r>
    </w:p>
    <w:p w14:paraId="1E14AD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79 ms</w:t>
      </w:r>
    </w:p>
    <w:p w14:paraId="1A616A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0 ms</w:t>
      </w:r>
    </w:p>
    <w:p w14:paraId="263C2E0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DBE0A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3441 ms</w:t>
      </w:r>
    </w:p>
    <w:p w14:paraId="2E9A09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#5  Document toevoegen] OK: took 0 ms</w:t>
      </w:r>
    </w:p>
    <w:p w14:paraId="666EAF3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89 ms</w:t>
      </w:r>
    </w:p>
    <w:p w14:paraId="3F447D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419A79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E3B1D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3470 ms</w:t>
      </w:r>
    </w:p>
    <w:p w14:paraId="1CE657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#5  Document toevoegen] OK: took 0 ms</w:t>
      </w:r>
    </w:p>
    <w:p w14:paraId="4BC4A5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73 ms</w:t>
      </w:r>
    </w:p>
    <w:p w14:paraId="52093E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47B539E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E7C07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3458 ms</w:t>
      </w:r>
    </w:p>
    <w:p w14:paraId="4745E6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#5  Document toevoegen] OK: took 0 ms</w:t>
      </w:r>
    </w:p>
    <w:p w14:paraId="5F9563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74 ms</w:t>
      </w:r>
    </w:p>
    <w:p w14:paraId="0116BC4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6041D20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8230F0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3880 ms</w:t>
      </w:r>
    </w:p>
    <w:p w14:paraId="5404D6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#5  Document toevoegen] OK: took 0 ms</w:t>
      </w:r>
    </w:p>
    <w:p w14:paraId="589D9EB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85 ms</w:t>
      </w:r>
    </w:p>
    <w:p w14:paraId="31DD9C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1DCBCC87"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2E7221D3" w14:textId="77777777" w:rsidR="00816506" w:rsidRPr="003A2D1B" w:rsidRDefault="00816506" w:rsidP="00816506">
      <w:pPr>
        <w:pStyle w:val="Geenafstand"/>
        <w:rPr>
          <w:rFonts w:ascii="Trebuchet MS" w:hAnsi="Trebuchet MS"/>
        </w:rPr>
      </w:pPr>
      <w:r w:rsidRPr="003A2D1B">
        <w:rPr>
          <w:rFonts w:ascii="Trebuchet MS" w:hAnsi="Trebuchet MS"/>
        </w:rPr>
        <w:t>Step 23 [05-zds-voegZaakdocumentToe_Lk01] OK: took 3579 ms</w:t>
      </w:r>
    </w:p>
    <w:p w14:paraId="6B8859C4" w14:textId="77777777" w:rsidR="00816506" w:rsidRPr="003A2D1B" w:rsidRDefault="00816506" w:rsidP="00816506">
      <w:pPr>
        <w:pStyle w:val="Geenafstand"/>
        <w:rPr>
          <w:rFonts w:ascii="Trebuchet MS" w:hAnsi="Trebuchet MS"/>
        </w:rPr>
      </w:pPr>
      <w:r w:rsidRPr="003A2D1B">
        <w:rPr>
          <w:rFonts w:ascii="Trebuchet MS" w:hAnsi="Trebuchet MS"/>
        </w:rPr>
        <w:t>Step 24 [06 - Loop #5  Document toevoegen] OK: took 0 ms</w:t>
      </w:r>
    </w:p>
    <w:p w14:paraId="68E8A44B" w14:textId="77777777" w:rsidR="00816506" w:rsidRPr="003A2D1B" w:rsidRDefault="00816506" w:rsidP="00816506">
      <w:pPr>
        <w:pStyle w:val="Geenafstand"/>
        <w:rPr>
          <w:rFonts w:ascii="Trebuchet MS" w:hAnsi="Trebuchet MS"/>
        </w:rPr>
      </w:pPr>
      <w:r w:rsidRPr="003A2D1B">
        <w:rPr>
          <w:rFonts w:ascii="Trebuchet MS" w:hAnsi="Trebuchet MS"/>
        </w:rPr>
        <w:t>Step 25 [07-zds-geefLijstZaakdocumenten_Lv01] OK: took 1065 ms</w:t>
      </w:r>
    </w:p>
    <w:p w14:paraId="3FF3C742" w14:textId="77777777" w:rsidR="00816506" w:rsidRPr="003A2D1B" w:rsidRDefault="00816506" w:rsidP="00816506">
      <w:pPr>
        <w:pStyle w:val="Geenafstand"/>
        <w:rPr>
          <w:rFonts w:ascii="Trebuchet MS" w:hAnsi="Trebuchet MS"/>
        </w:rPr>
      </w:pPr>
      <w:r w:rsidRPr="003A2D1B">
        <w:rPr>
          <w:rFonts w:ascii="Trebuchet MS" w:hAnsi="Trebuchet MS"/>
        </w:rPr>
        <w:t>Step 26 [08 - Loop #5  geefLijstZaakdocumenten] OK: took 0 ms</w:t>
      </w:r>
    </w:p>
    <w:p w14:paraId="06300C0B" w14:textId="77777777" w:rsidR="00816506" w:rsidRPr="003A2D1B" w:rsidRDefault="00816506" w:rsidP="00816506">
      <w:pPr>
        <w:pStyle w:val="Geenafstand"/>
        <w:rPr>
          <w:rFonts w:ascii="Trebuchet MS" w:hAnsi="Trebuchet MS"/>
        </w:rPr>
      </w:pPr>
      <w:r w:rsidRPr="003A2D1B">
        <w:rPr>
          <w:rFonts w:ascii="Trebuchet MS" w:hAnsi="Trebuchet MS"/>
        </w:rPr>
        <w:t>Step 27 [07-zds-geefLijstZaakdocumenten_Lv01] OK: took 1001 ms</w:t>
      </w:r>
    </w:p>
    <w:p w14:paraId="7C4AA609" w14:textId="77777777" w:rsidR="00816506" w:rsidRPr="003A2D1B" w:rsidRDefault="00816506" w:rsidP="00816506">
      <w:pPr>
        <w:pStyle w:val="Geenafstand"/>
        <w:rPr>
          <w:rFonts w:ascii="Trebuchet MS" w:hAnsi="Trebuchet MS"/>
        </w:rPr>
      </w:pPr>
      <w:r w:rsidRPr="003A2D1B">
        <w:rPr>
          <w:rFonts w:ascii="Trebuchet MS" w:hAnsi="Trebuchet MS"/>
        </w:rPr>
        <w:t>Step 28 [08 - Loop #5  geefLijstZaakdocumenten] OK: took 0 ms</w:t>
      </w:r>
    </w:p>
    <w:p w14:paraId="56D08F45" w14:textId="77777777" w:rsidR="00816506" w:rsidRPr="003A2D1B" w:rsidRDefault="00816506" w:rsidP="00816506">
      <w:pPr>
        <w:pStyle w:val="Geenafstand"/>
        <w:rPr>
          <w:rFonts w:ascii="Trebuchet MS" w:hAnsi="Trebuchet MS"/>
        </w:rPr>
      </w:pPr>
      <w:r w:rsidRPr="003A2D1B">
        <w:rPr>
          <w:rFonts w:ascii="Trebuchet MS" w:hAnsi="Trebuchet MS"/>
        </w:rPr>
        <w:t>Step 29 [07-zds-geefLijstZaakdocumenten_Lv01] OK: took 926 ms</w:t>
      </w:r>
    </w:p>
    <w:p w14:paraId="1A152867" w14:textId="77777777" w:rsidR="00816506" w:rsidRPr="003A2D1B" w:rsidRDefault="00816506" w:rsidP="00816506">
      <w:pPr>
        <w:pStyle w:val="Geenafstand"/>
        <w:rPr>
          <w:rFonts w:ascii="Trebuchet MS" w:hAnsi="Trebuchet MS"/>
        </w:rPr>
      </w:pPr>
      <w:r w:rsidRPr="003A2D1B">
        <w:rPr>
          <w:rFonts w:ascii="Trebuchet MS" w:hAnsi="Trebuchet MS"/>
        </w:rPr>
        <w:t>Step 30 [08 - Loop #5  geefLijstZaakdocumenten] OK: took 0 ms</w:t>
      </w:r>
    </w:p>
    <w:p w14:paraId="38BBC532" w14:textId="77777777" w:rsidR="00816506" w:rsidRPr="003A2D1B" w:rsidRDefault="00816506" w:rsidP="00816506">
      <w:pPr>
        <w:pStyle w:val="Geenafstand"/>
        <w:rPr>
          <w:rFonts w:ascii="Trebuchet MS" w:hAnsi="Trebuchet MS"/>
        </w:rPr>
      </w:pPr>
      <w:r w:rsidRPr="003A2D1B">
        <w:rPr>
          <w:rFonts w:ascii="Trebuchet MS" w:hAnsi="Trebuchet MS"/>
        </w:rPr>
        <w:t>Step 31 [07-zds-geefLijstZaakdocumenten_Lv01] OK: took 916 ms</w:t>
      </w:r>
    </w:p>
    <w:p w14:paraId="1688D779" w14:textId="77777777" w:rsidR="00816506" w:rsidRPr="003A2D1B" w:rsidRDefault="00816506" w:rsidP="00816506">
      <w:pPr>
        <w:pStyle w:val="Geenafstand"/>
        <w:rPr>
          <w:rFonts w:ascii="Trebuchet MS" w:hAnsi="Trebuchet MS"/>
        </w:rPr>
      </w:pPr>
      <w:r w:rsidRPr="003A2D1B">
        <w:rPr>
          <w:rFonts w:ascii="Trebuchet MS" w:hAnsi="Trebuchet MS"/>
        </w:rPr>
        <w:t>Step 32 [08 - Loop #5  geefLijstZaakdocumenten] OK: took 0 ms</w:t>
      </w:r>
    </w:p>
    <w:p w14:paraId="1ABEFB4D" w14:textId="77777777" w:rsidR="00816506" w:rsidRPr="003A2D1B" w:rsidRDefault="00816506" w:rsidP="00816506">
      <w:pPr>
        <w:pStyle w:val="Geenafstand"/>
        <w:rPr>
          <w:rFonts w:ascii="Trebuchet MS" w:hAnsi="Trebuchet MS"/>
        </w:rPr>
      </w:pPr>
      <w:r w:rsidRPr="003A2D1B">
        <w:rPr>
          <w:rFonts w:ascii="Trebuchet MS" w:hAnsi="Trebuchet MS"/>
        </w:rPr>
        <w:t>Step 33 [07-zds-geefLijstZaakdocumenten_Lv01] OK: took 856 ms</w:t>
      </w:r>
    </w:p>
    <w:p w14:paraId="2BBB713F" w14:textId="77777777" w:rsidR="00816506" w:rsidRPr="003A2D1B" w:rsidRDefault="00816506" w:rsidP="00816506">
      <w:pPr>
        <w:pStyle w:val="Geenafstand"/>
        <w:rPr>
          <w:rFonts w:ascii="Trebuchet MS" w:hAnsi="Trebuchet MS"/>
        </w:rPr>
      </w:pPr>
      <w:r w:rsidRPr="003A2D1B">
        <w:rPr>
          <w:rFonts w:ascii="Trebuchet MS" w:hAnsi="Trebuchet MS"/>
        </w:rPr>
        <w:t>Step 34 [08 - Loop #5  geefLijstZaakdocumenten] OK: took 0 ms</w:t>
      </w:r>
    </w:p>
    <w:p w14:paraId="50F4412C" w14:textId="77777777" w:rsidR="00816506" w:rsidRPr="003A2D1B" w:rsidRDefault="00816506" w:rsidP="00816506">
      <w:pPr>
        <w:pStyle w:val="Geenafstand"/>
        <w:rPr>
          <w:rFonts w:ascii="Trebuchet MS" w:hAnsi="Trebuchet MS"/>
        </w:rPr>
      </w:pPr>
      <w:r w:rsidRPr="003A2D1B">
        <w:rPr>
          <w:rFonts w:ascii="Trebuchet MS" w:hAnsi="Trebuchet MS"/>
        </w:rPr>
        <w:t>Step 35 [09-zds-geefZaakdocumentLezen_Lv01] OK: took 1836 ms</w:t>
      </w:r>
    </w:p>
    <w:p w14:paraId="4575132B" w14:textId="77777777" w:rsidR="00816506" w:rsidRPr="003A2D1B" w:rsidRDefault="00816506" w:rsidP="00816506">
      <w:pPr>
        <w:pStyle w:val="Geenafstand"/>
        <w:rPr>
          <w:rFonts w:ascii="Trebuchet MS" w:hAnsi="Trebuchet MS"/>
        </w:rPr>
      </w:pPr>
      <w:r w:rsidRPr="003A2D1B">
        <w:rPr>
          <w:rFonts w:ascii="Trebuchet MS" w:hAnsi="Trebuchet MS"/>
        </w:rPr>
        <w:t>Step 36 [10 - Loop #5 geefZaakdocumentLezen] OK: took 0 ms</w:t>
      </w:r>
    </w:p>
    <w:p w14:paraId="376D3ED3" w14:textId="77777777" w:rsidR="00816506" w:rsidRPr="003A2D1B" w:rsidRDefault="00816506" w:rsidP="00816506">
      <w:pPr>
        <w:pStyle w:val="Geenafstand"/>
        <w:rPr>
          <w:rFonts w:ascii="Trebuchet MS" w:hAnsi="Trebuchet MS"/>
        </w:rPr>
      </w:pPr>
      <w:r w:rsidRPr="003A2D1B">
        <w:rPr>
          <w:rFonts w:ascii="Trebuchet MS" w:hAnsi="Trebuchet MS"/>
        </w:rPr>
        <w:t>Step 37 [09-zds-geefZaakdocumentLezen_Lv01] OK: took 1898 ms</w:t>
      </w:r>
    </w:p>
    <w:p w14:paraId="750FF533" w14:textId="77777777" w:rsidR="00816506" w:rsidRPr="003A2D1B" w:rsidRDefault="00816506" w:rsidP="00816506">
      <w:pPr>
        <w:pStyle w:val="Geenafstand"/>
        <w:rPr>
          <w:rFonts w:ascii="Trebuchet MS" w:hAnsi="Trebuchet MS"/>
        </w:rPr>
      </w:pPr>
      <w:r w:rsidRPr="003A2D1B">
        <w:rPr>
          <w:rFonts w:ascii="Trebuchet MS" w:hAnsi="Trebuchet MS"/>
        </w:rPr>
        <w:t>Step 38 [10 - Loop #5 geefZaakdocumentLezen] OK: took 0 ms</w:t>
      </w:r>
    </w:p>
    <w:p w14:paraId="003E897C" w14:textId="77777777" w:rsidR="00816506" w:rsidRPr="003A2D1B" w:rsidRDefault="00816506" w:rsidP="00816506">
      <w:pPr>
        <w:pStyle w:val="Geenafstand"/>
        <w:rPr>
          <w:rFonts w:ascii="Trebuchet MS" w:hAnsi="Trebuchet MS"/>
        </w:rPr>
      </w:pPr>
      <w:r w:rsidRPr="003A2D1B">
        <w:rPr>
          <w:rFonts w:ascii="Trebuchet MS" w:hAnsi="Trebuchet MS"/>
        </w:rPr>
        <w:t>Step 39 [09-zds-geefZaakdocumentLezen_Lv01] OK: took 1938 ms</w:t>
      </w:r>
    </w:p>
    <w:p w14:paraId="7A2D1982" w14:textId="77777777" w:rsidR="00816506" w:rsidRPr="003A2D1B" w:rsidRDefault="00816506" w:rsidP="00816506">
      <w:pPr>
        <w:pStyle w:val="Geenafstand"/>
        <w:rPr>
          <w:rFonts w:ascii="Trebuchet MS" w:hAnsi="Trebuchet MS"/>
        </w:rPr>
      </w:pPr>
      <w:r w:rsidRPr="003A2D1B">
        <w:rPr>
          <w:rFonts w:ascii="Trebuchet MS" w:hAnsi="Trebuchet MS"/>
        </w:rPr>
        <w:t>Step 40 [10 - Loop #5 geefZaakdocumentLezen] OK: took 0 ms</w:t>
      </w:r>
    </w:p>
    <w:p w14:paraId="2F388AAA" w14:textId="77777777" w:rsidR="00816506" w:rsidRPr="003A2D1B" w:rsidRDefault="00816506" w:rsidP="00816506">
      <w:pPr>
        <w:pStyle w:val="Geenafstand"/>
        <w:rPr>
          <w:rFonts w:ascii="Trebuchet MS" w:hAnsi="Trebuchet MS"/>
        </w:rPr>
      </w:pPr>
      <w:r w:rsidRPr="003A2D1B">
        <w:rPr>
          <w:rFonts w:ascii="Trebuchet MS" w:hAnsi="Trebuchet MS"/>
        </w:rPr>
        <w:t>Step 41 [09-zds-geefZaakdocumentLezen_Lv01] OK: took 2105 ms</w:t>
      </w:r>
    </w:p>
    <w:p w14:paraId="272C55FB" w14:textId="77777777" w:rsidR="00816506" w:rsidRPr="003A2D1B" w:rsidRDefault="00816506" w:rsidP="00816506">
      <w:pPr>
        <w:pStyle w:val="Geenafstand"/>
        <w:rPr>
          <w:rFonts w:ascii="Trebuchet MS" w:hAnsi="Trebuchet MS"/>
        </w:rPr>
      </w:pPr>
      <w:r w:rsidRPr="003A2D1B">
        <w:rPr>
          <w:rFonts w:ascii="Trebuchet MS" w:hAnsi="Trebuchet MS"/>
        </w:rPr>
        <w:t>Step 42 [10 - Loop #5 geefZaakdocumentLezen] OK: took 0 ms</w:t>
      </w:r>
    </w:p>
    <w:p w14:paraId="6AEB36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34900</w:t>
      </w:r>
    </w:p>
    <w:p w14:paraId="5CA34924" w14:textId="77777777" w:rsidR="00816506" w:rsidRPr="003A2D1B" w:rsidRDefault="00816506" w:rsidP="00816506">
      <w:pPr>
        <w:pStyle w:val="Geenafstand"/>
        <w:rPr>
          <w:rFonts w:ascii="Trebuchet MS" w:hAnsi="Trebuchet MS"/>
        </w:rPr>
      </w:pPr>
      <w:r w:rsidRPr="003A2D1B">
        <w:rPr>
          <w:rFonts w:ascii="Trebuchet MS" w:hAnsi="Trebuchet MS"/>
        </w:rPr>
        <w:t>Step 43 [09-zds-geefZaakdocumentLezen_Lv01] OK: took 2165 ms</w:t>
      </w:r>
    </w:p>
    <w:p w14:paraId="7F39DA18" w14:textId="77777777" w:rsidR="00816506" w:rsidRPr="003A2D1B" w:rsidRDefault="00816506" w:rsidP="00816506">
      <w:pPr>
        <w:pStyle w:val="Geenafstand"/>
        <w:rPr>
          <w:rFonts w:ascii="Trebuchet MS" w:hAnsi="Trebuchet MS"/>
        </w:rPr>
      </w:pPr>
      <w:r w:rsidRPr="003A2D1B">
        <w:rPr>
          <w:rFonts w:ascii="Trebuchet MS" w:hAnsi="Trebuchet MS"/>
        </w:rPr>
        <w:t>Step 44 [10 - Loop #5 geefZaakdocumentLezen] OK: took 0 ms</w:t>
      </w:r>
    </w:p>
    <w:p w14:paraId="6970B9C3" w14:textId="77777777" w:rsidR="00816506" w:rsidRPr="003A2D1B" w:rsidRDefault="00816506" w:rsidP="00816506">
      <w:pPr>
        <w:pStyle w:val="Kop3"/>
        <w:rPr>
          <w:lang w:val="en-GB"/>
        </w:rPr>
      </w:pPr>
      <w:r w:rsidRPr="003A2D1B">
        <w:rPr>
          <w:lang w:val="en-GB"/>
        </w:rPr>
        <w:t>Testcase 20 kleine documenten</w:t>
      </w:r>
    </w:p>
    <w:p w14:paraId="24934F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17:38:00.358</w:t>
      </w:r>
    </w:p>
    <w:p w14:paraId="425122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3DB6A78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122 ms</w:t>
      </w:r>
    </w:p>
    <w:p w14:paraId="2346E6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71FCF6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08F3B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1787 ms</w:t>
      </w:r>
    </w:p>
    <w:p w14:paraId="61F377D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78 ms</w:t>
      </w:r>
    </w:p>
    <w:p w14:paraId="54490CB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0 ms</w:t>
      </w:r>
    </w:p>
    <w:p w14:paraId="117A406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A0624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1180 ms</w:t>
      </w:r>
    </w:p>
    <w:p w14:paraId="78B64E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04F083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101 ms</w:t>
      </w:r>
    </w:p>
    <w:p w14:paraId="19DFEE6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1 ms</w:t>
      </w:r>
    </w:p>
    <w:p w14:paraId="3EC8A74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2C51BF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1089 ms</w:t>
      </w:r>
    </w:p>
    <w:p w14:paraId="4ECDB0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43F0C22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71 ms</w:t>
      </w:r>
    </w:p>
    <w:p w14:paraId="06551FA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1 ms</w:t>
      </w:r>
    </w:p>
    <w:p w14:paraId="0AABCFB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C4D54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1246 ms</w:t>
      </w:r>
    </w:p>
    <w:p w14:paraId="3DAEF62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7C273A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74 ms</w:t>
      </w:r>
    </w:p>
    <w:p w14:paraId="07FCEB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1 ms</w:t>
      </w:r>
    </w:p>
    <w:p w14:paraId="0CD6850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CB903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1192 ms</w:t>
      </w:r>
    </w:p>
    <w:p w14:paraId="00BCB0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61C01A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70 ms</w:t>
      </w:r>
    </w:p>
    <w:p w14:paraId="21C64E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4FBFCA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BC80CC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1148 ms</w:t>
      </w:r>
    </w:p>
    <w:p w14:paraId="149E1E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1110A4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70 ms</w:t>
      </w:r>
    </w:p>
    <w:p w14:paraId="468CFA0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0 ms</w:t>
      </w:r>
    </w:p>
    <w:p w14:paraId="29615C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33DD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1125 ms</w:t>
      </w:r>
    </w:p>
    <w:p w14:paraId="3BC199D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0D3712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73 ms</w:t>
      </w:r>
    </w:p>
    <w:p w14:paraId="14D0E3A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1 ms</w:t>
      </w:r>
    </w:p>
    <w:p w14:paraId="2CBA4B5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1EA3C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1174 ms</w:t>
      </w:r>
    </w:p>
    <w:p w14:paraId="122D39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6C09C04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72 ms</w:t>
      </w:r>
    </w:p>
    <w:p w14:paraId="4D22DB0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1 ms</w:t>
      </w:r>
    </w:p>
    <w:p w14:paraId="4D3A91C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AF897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1203 ms</w:t>
      </w:r>
    </w:p>
    <w:p w14:paraId="0DD339C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7B5C583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74 ms</w:t>
      </w:r>
    </w:p>
    <w:p w14:paraId="20B1166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1 ms</w:t>
      </w:r>
    </w:p>
    <w:p w14:paraId="44B5B1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96D49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1059 ms</w:t>
      </w:r>
    </w:p>
    <w:p w14:paraId="4096967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6C160F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81 ms</w:t>
      </w:r>
    </w:p>
    <w:p w14:paraId="2569A98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0 ms</w:t>
      </w:r>
    </w:p>
    <w:p w14:paraId="619A84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FD358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1133 ms</w:t>
      </w:r>
    </w:p>
    <w:p w14:paraId="6A05FC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02B53E2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83 ms</w:t>
      </w:r>
    </w:p>
    <w:p w14:paraId="7E1D3A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1 ms</w:t>
      </w:r>
    </w:p>
    <w:p w14:paraId="424F8C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0CB1BC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1059 ms</w:t>
      </w:r>
    </w:p>
    <w:p w14:paraId="0AF53D2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7D3863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83 ms</w:t>
      </w:r>
    </w:p>
    <w:p w14:paraId="77604C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446357C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22AB3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1070 ms</w:t>
      </w:r>
    </w:p>
    <w:p w14:paraId="2B35F3C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4FD6A3F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74 ms</w:t>
      </w:r>
    </w:p>
    <w:p w14:paraId="785CFFD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22CEBA8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FD6E9D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1047 ms</w:t>
      </w:r>
    </w:p>
    <w:p w14:paraId="22D6CA2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2516389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78 ms</w:t>
      </w:r>
    </w:p>
    <w:p w14:paraId="6085234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1 ms</w:t>
      </w:r>
    </w:p>
    <w:p w14:paraId="6EA7971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E5C12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1073 ms</w:t>
      </w:r>
    </w:p>
    <w:p w14:paraId="1D41FE6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07C97D3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82 ms</w:t>
      </w:r>
    </w:p>
    <w:p w14:paraId="57D4E7D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1DCE12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597170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1118 ms</w:t>
      </w:r>
    </w:p>
    <w:p w14:paraId="105B11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10C110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84 ms</w:t>
      </w:r>
    </w:p>
    <w:p w14:paraId="59A8C07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1 ms</w:t>
      </w:r>
    </w:p>
    <w:p w14:paraId="39EC815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12B37A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1259 ms</w:t>
      </w:r>
    </w:p>
    <w:p w14:paraId="3202F9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3723E8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83 ms</w:t>
      </w:r>
    </w:p>
    <w:p w14:paraId="779880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1 ms</w:t>
      </w:r>
    </w:p>
    <w:p w14:paraId="3083C5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A49A6D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1196 ms</w:t>
      </w:r>
    </w:p>
    <w:p w14:paraId="069268D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39CDA93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72 ms</w:t>
      </w:r>
    </w:p>
    <w:p w14:paraId="21E0C4D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1 ms</w:t>
      </w:r>
    </w:p>
    <w:p w14:paraId="46ED737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E731E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1122 ms</w:t>
      </w:r>
    </w:p>
    <w:p w14:paraId="415999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257259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88 ms</w:t>
      </w:r>
    </w:p>
    <w:p w14:paraId="2ED71C1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0 ms</w:t>
      </w:r>
    </w:p>
    <w:p w14:paraId="0D5E1D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EA0EA6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1115 ms</w:t>
      </w:r>
    </w:p>
    <w:p w14:paraId="2E4DBAD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7705141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78 ms</w:t>
      </w:r>
    </w:p>
    <w:p w14:paraId="18E044E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6EBFC1F5"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4D80B9C2"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1194 ms</w:t>
      </w:r>
    </w:p>
    <w:p w14:paraId="5E6314BA"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1A1F07D4"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1870 ms</w:t>
      </w:r>
    </w:p>
    <w:p w14:paraId="337C04D7"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37D2881E"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1926 ms</w:t>
      </w:r>
    </w:p>
    <w:p w14:paraId="22BCC2D6"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3E8B60B6"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1897 ms</w:t>
      </w:r>
    </w:p>
    <w:p w14:paraId="0409FF36"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0E906CF9"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1878 ms</w:t>
      </w:r>
    </w:p>
    <w:p w14:paraId="55B14254"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0C4A815C"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1889 ms</w:t>
      </w:r>
    </w:p>
    <w:p w14:paraId="21516F08"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4C1D39C2"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801 ms</w:t>
      </w:r>
    </w:p>
    <w:p w14:paraId="183D95A1"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0DA20647"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878 ms</w:t>
      </w:r>
    </w:p>
    <w:p w14:paraId="1BD77B88"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34AACA8D"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787 ms</w:t>
      </w:r>
    </w:p>
    <w:p w14:paraId="17295B44"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289F0397"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821 ms</w:t>
      </w:r>
    </w:p>
    <w:p w14:paraId="7759810F"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3FB9080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39961</w:t>
      </w:r>
    </w:p>
    <w:p w14:paraId="387687E8"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917 ms</w:t>
      </w:r>
    </w:p>
    <w:p w14:paraId="36489710"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19D81B1B" w14:textId="77777777" w:rsidR="00816506" w:rsidRPr="003A2D1B" w:rsidRDefault="00816506" w:rsidP="00816506">
      <w:pPr>
        <w:pStyle w:val="Kop3"/>
        <w:rPr>
          <w:lang w:val="en-GB"/>
        </w:rPr>
      </w:pPr>
      <w:r w:rsidRPr="003A2D1B">
        <w:rPr>
          <w:lang w:val="en-GB"/>
        </w:rPr>
        <w:t>Testcase 20 grote documenten</w:t>
      </w:r>
    </w:p>
    <w:p w14:paraId="1294899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 started at 2024-10-24 17:40:48.784</w:t>
      </w:r>
    </w:p>
    <w:p w14:paraId="676E405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 [Properties] OK: took 0 ms</w:t>
      </w:r>
    </w:p>
    <w:p w14:paraId="0BA71A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 [01-zds-genereerZaakIdentificatie_Di02] OK: took 124 ms</w:t>
      </w:r>
    </w:p>
    <w:p w14:paraId="24A04E4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 [01a-TransferZaakIdentificatie] OK: took 1 ms</w:t>
      </w:r>
    </w:p>
    <w:p w14:paraId="34E6D7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[TransferZaakIdentificatie]</w:t>
      </w:r>
    </w:p>
    <w:p w14:paraId="16D4D37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 [02-zds-creeerZaak_Lk01] OK: took 1777 ms</w:t>
      </w:r>
    </w:p>
    <w:p w14:paraId="7DC1F3A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 [04-zds-genereerDocumentIdentificatie_Di02] OK: took 78 ms</w:t>
      </w:r>
    </w:p>
    <w:p w14:paraId="14ACD2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 [04a-TransferDocumentIdentificatie] OK: took 0 ms</w:t>
      </w:r>
    </w:p>
    <w:p w14:paraId="450A4B2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6F1B43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 [05-zds-voegZaakdocumentToe_Lk01] OK: took 3764 ms</w:t>
      </w:r>
    </w:p>
    <w:p w14:paraId="719C744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 [06 - Loop #20  Document toevoegen] OK: took 0 ms</w:t>
      </w:r>
    </w:p>
    <w:p w14:paraId="1A25CC1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9 [04-zds-genereerDocumentIdentificatie_Di02] OK: took 79 ms</w:t>
      </w:r>
    </w:p>
    <w:p w14:paraId="37146C5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10 [04a-TransferDocumentIdentificatie] OK: took 2 ms</w:t>
      </w:r>
    </w:p>
    <w:p w14:paraId="258D56D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A486A8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11 [05-zds-voegZaakdocumentToe_Lk01] OK: took 3446 ms</w:t>
      </w:r>
    </w:p>
    <w:p w14:paraId="072B149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12 [06 - Loop #20  Document toevoegen] OK: took 0 ms</w:t>
      </w:r>
    </w:p>
    <w:p w14:paraId="1AC16EA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13 [04-zds-genereerDocumentIdentificatie_Di02] OK: took 75 ms</w:t>
      </w:r>
    </w:p>
    <w:p w14:paraId="09BF8E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14 [04a-TransferDocumentIdentificatie] OK: took 0 ms</w:t>
      </w:r>
    </w:p>
    <w:p w14:paraId="14C8ED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B486C8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15 [05-zds-voegZaakdocumentToe_Lk01] OK: took 3667 ms</w:t>
      </w:r>
    </w:p>
    <w:p w14:paraId="24781DE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16 [06 - Loop #20  Document toevoegen] OK: took 0 ms</w:t>
      </w:r>
    </w:p>
    <w:p w14:paraId="2F2117C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17 [04-zds-genereerDocumentIdentificatie_Di02] OK: took 82 ms</w:t>
      </w:r>
    </w:p>
    <w:p w14:paraId="239A828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18 [04a-TransferDocumentIdentificatie] OK: took 0 ms</w:t>
      </w:r>
    </w:p>
    <w:p w14:paraId="798EC00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6982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19 [05-zds-voegZaakdocumentToe_Lk01] OK: took 3666 ms</w:t>
      </w:r>
    </w:p>
    <w:p w14:paraId="0EBFED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20 [06 - Loop #20  Document toevoegen] OK: took 0 ms</w:t>
      </w:r>
    </w:p>
    <w:p w14:paraId="73FC68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21 [04-zds-genereerDocumentIdentificatie_Di02] OK: took 90 ms</w:t>
      </w:r>
    </w:p>
    <w:p w14:paraId="3538DA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22 [04a-TransferDocumentIdentificatie] OK: took 1 ms</w:t>
      </w:r>
    </w:p>
    <w:p w14:paraId="611A02F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3DF1D5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23 [05-zds-voegZaakdocumentToe_Lk01] OK: took 3736 ms</w:t>
      </w:r>
    </w:p>
    <w:p w14:paraId="019808F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24 [06 - Loop #20  Document toevoegen] OK: took 0 ms</w:t>
      </w:r>
    </w:p>
    <w:p w14:paraId="409D66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25 [04-zds-genereerDocumentIdentificatie_Di02] OK: took 75 ms</w:t>
      </w:r>
    </w:p>
    <w:p w14:paraId="71758DC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26 [04a-TransferDocumentIdentificatie] OK: took 1 ms</w:t>
      </w:r>
    </w:p>
    <w:p w14:paraId="45CD690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442377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27 [05-zds-voegZaakdocumentToe_Lk01] OK: took 3503 ms</w:t>
      </w:r>
    </w:p>
    <w:p w14:paraId="2B576E0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28 [06 - Loop #20  Document toevoegen] OK: took 0 ms</w:t>
      </w:r>
    </w:p>
    <w:p w14:paraId="5424142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29 [04-zds-genereerDocumentIdentificatie_Di02] OK: took 79 ms</w:t>
      </w:r>
    </w:p>
    <w:p w14:paraId="0726C6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30 [04a-TransferDocumentIdentificatie] OK: took 0 ms</w:t>
      </w:r>
    </w:p>
    <w:p w14:paraId="75A6B3F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752FBB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31 [05-zds-voegZaakdocumentToe_Lk01] OK: took 3505 ms</w:t>
      </w:r>
    </w:p>
    <w:p w14:paraId="658FBEBF"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32 [06 - Loop #20  Document toevoegen] OK: took 0 ms</w:t>
      </w:r>
    </w:p>
    <w:p w14:paraId="56959DB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33 [04-zds-genereerDocumentIdentificatie_Di02] OK: took 77 ms</w:t>
      </w:r>
    </w:p>
    <w:p w14:paraId="44D0911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34 [04a-TransferDocumentIdentificatie] OK: took 1 ms</w:t>
      </w:r>
    </w:p>
    <w:p w14:paraId="105B9CE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59F8A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35 [05-zds-voegZaakdocumentToe_Lk01] OK: took 3516 ms</w:t>
      </w:r>
    </w:p>
    <w:p w14:paraId="7487EA3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36 [06 - Loop #20  Document toevoegen] OK: took 0 ms</w:t>
      </w:r>
    </w:p>
    <w:p w14:paraId="1D31B4A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37 [04-zds-genereerDocumentIdentificatie_Di02] OK: took 88 ms</w:t>
      </w:r>
    </w:p>
    <w:p w14:paraId="16EB13D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38 [04a-TransferDocumentIdentificatie] OK: took 0 ms</w:t>
      </w:r>
    </w:p>
    <w:p w14:paraId="53654EB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08A798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39 [05-zds-voegZaakdocumentToe_Lk01] OK: took 3589 ms</w:t>
      </w:r>
    </w:p>
    <w:p w14:paraId="0B6449B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40 [06 - Loop #20  Document toevoegen] OK: took 0 ms</w:t>
      </w:r>
    </w:p>
    <w:p w14:paraId="216BE0A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41 [04-zds-genereerDocumentIdentificatie_Di02] OK: took 79 ms</w:t>
      </w:r>
    </w:p>
    <w:p w14:paraId="4295EF8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42 [04a-TransferDocumentIdentificatie] OK: took 1 ms</w:t>
      </w:r>
    </w:p>
    <w:p w14:paraId="0D1238B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F1609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43 [05-zds-voegZaakdocumentToe_Lk01] OK: took 3566 ms</w:t>
      </w:r>
    </w:p>
    <w:p w14:paraId="5B6962F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44 [06 - Loop #20  Document toevoegen] OK: took 0 ms</w:t>
      </w:r>
    </w:p>
    <w:p w14:paraId="7505D8F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45 [04-zds-genereerDocumentIdentificatie_Di02] OK: took 80 ms</w:t>
      </w:r>
    </w:p>
    <w:p w14:paraId="7C609F7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46 [04a-TransferDocumentIdentificatie] OK: took 4 ms</w:t>
      </w:r>
    </w:p>
    <w:p w14:paraId="21D38E0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4BFD442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47 [05-zds-voegZaakdocumentToe_Lk01] OK: took 3497 ms</w:t>
      </w:r>
    </w:p>
    <w:p w14:paraId="4E2BF47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48 [06 - Loop #20  Document toevoegen] OK: took 0 ms</w:t>
      </w:r>
    </w:p>
    <w:p w14:paraId="074F505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49 [04-zds-genereerDocumentIdentificatie_Di02] OK: took 81 ms</w:t>
      </w:r>
    </w:p>
    <w:p w14:paraId="08C9761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50 [04a-TransferDocumentIdentificatie] OK: took 1 ms</w:t>
      </w:r>
    </w:p>
    <w:p w14:paraId="33C4267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703D84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51 [05-zds-voegZaakdocumentToe_Lk01] OK: took 3556 ms</w:t>
      </w:r>
    </w:p>
    <w:p w14:paraId="398DE99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52 [06 - Loop #20  Document toevoegen] OK: took 0 ms</w:t>
      </w:r>
    </w:p>
    <w:p w14:paraId="1447747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53 [04-zds-genereerDocumentIdentificatie_Di02] OK: took 77 ms</w:t>
      </w:r>
    </w:p>
    <w:p w14:paraId="144ACF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54 [04a-TransferDocumentIdentificatie] OK: took 1 ms</w:t>
      </w:r>
    </w:p>
    <w:p w14:paraId="14F6AB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6303F6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55 [05-zds-voegZaakdocumentToe_Lk01] OK: took 3541 ms</w:t>
      </w:r>
    </w:p>
    <w:p w14:paraId="13FD4B5B"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56 [06 - Loop #20  Document toevoegen] OK: took 0 ms</w:t>
      </w:r>
    </w:p>
    <w:p w14:paraId="77409BF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57 [04-zds-genereerDocumentIdentificatie_Di02] OK: took 89 ms</w:t>
      </w:r>
    </w:p>
    <w:p w14:paraId="04ACAF5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58 [04a-TransferDocumentIdentificatie] OK: took 4 ms</w:t>
      </w:r>
    </w:p>
    <w:p w14:paraId="6FCEAD0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66D120B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59 [05-zds-voegZaakdocumentToe_Lk01] OK: took 3441 ms</w:t>
      </w:r>
    </w:p>
    <w:p w14:paraId="7FE0DC6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60 [06 - Loop #20  Document toevoegen] OK: took 0 ms</w:t>
      </w:r>
    </w:p>
    <w:p w14:paraId="70753A88"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61 [04-zds-genereerDocumentIdentificatie_Di02] OK: took 81 ms</w:t>
      </w:r>
    </w:p>
    <w:p w14:paraId="5C5353D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62 [04a-TransferDocumentIdentificatie] OK: took 1 ms</w:t>
      </w:r>
    </w:p>
    <w:p w14:paraId="03C4304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187BFC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63 [05-zds-voegZaakdocumentToe_Lk01] OK: took 3551 ms</w:t>
      </w:r>
    </w:p>
    <w:p w14:paraId="6795F19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64 [06 - Loop #20  Document toevoegen] OK: took 0 ms</w:t>
      </w:r>
    </w:p>
    <w:p w14:paraId="7E6110C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65 [04-zds-genereerDocumentIdentificatie_Di02] OK: took 75 ms</w:t>
      </w:r>
    </w:p>
    <w:p w14:paraId="6CCE937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66 [04a-TransferDocumentIdentificatie] OK: took 1 ms</w:t>
      </w:r>
    </w:p>
    <w:p w14:paraId="4BFC13F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209705E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67 [05-zds-voegZaakdocumentToe_Lk01] OK: took 3514 ms</w:t>
      </w:r>
    </w:p>
    <w:p w14:paraId="5CCA75F0"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68 [06 - Loop #20  Document toevoegen] OK: took 0 ms</w:t>
      </w:r>
    </w:p>
    <w:p w14:paraId="5E1B5E2A"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69 [04-zds-genereerDocumentIdentificatie_Di02] OK: took 100 ms</w:t>
      </w:r>
    </w:p>
    <w:p w14:paraId="5AF8534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70 [04a-TransferDocumentIdentificatie] OK: took 2 ms</w:t>
      </w:r>
    </w:p>
    <w:p w14:paraId="039F21A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0ADB0E97"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71 [05-zds-voegZaakdocumentToe_Lk01] OK: took 3634 ms</w:t>
      </w:r>
    </w:p>
    <w:p w14:paraId="10CB6131"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72 [06 - Loop #20  Document toevoegen] OK: took 0 ms</w:t>
      </w:r>
    </w:p>
    <w:p w14:paraId="655C605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73 [04-zds-genereerDocumentIdentificatie_Di02] OK: took 81 ms</w:t>
      </w:r>
    </w:p>
    <w:p w14:paraId="23E853F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74 [04a-TransferDocumentIdentificatie] OK: took 0 ms</w:t>
      </w:r>
    </w:p>
    <w:p w14:paraId="22E97E86"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72A7AE12"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75 [05-zds-voegZaakdocumentToe_Lk01] OK: took 3707 ms</w:t>
      </w:r>
    </w:p>
    <w:p w14:paraId="25CDEF1D"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76 [06 - Loop #20  Document toevoegen] OK: took 0 ms</w:t>
      </w:r>
    </w:p>
    <w:p w14:paraId="685AE7B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77 [04-zds-genereerDocumentIdentificatie_Di02] OK: took 83 ms</w:t>
      </w:r>
    </w:p>
    <w:p w14:paraId="0277B8C4"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78 [04a-TransferDocumentIdentificatie] OK: took 1 ms</w:t>
      </w:r>
    </w:p>
    <w:p w14:paraId="45F7D88C"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 xml:space="preserve"> -&gt; Performed transfer [TransferDocumentIdentificatie]</w:t>
      </w:r>
    </w:p>
    <w:p w14:paraId="503B462E"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79 [05-zds-voegZaakdocumentToe_Lk01] OK: took 3466 ms</w:t>
      </w:r>
    </w:p>
    <w:p w14:paraId="0D0042F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80 [06 - Loop #20  Document toevoegen] OK: took 0 ms</w:t>
      </w:r>
    </w:p>
    <w:p w14:paraId="5E156839"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81 [04-zds-genereerDocumentIdentificatie_Di02] OK: took 100 ms</w:t>
      </w:r>
    </w:p>
    <w:p w14:paraId="764C4DE3"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Step 82 [04a-TransferDocumentIdentificatie] OK: took 1 ms</w:t>
      </w:r>
    </w:p>
    <w:p w14:paraId="6854EEFB" w14:textId="77777777" w:rsidR="00816506" w:rsidRPr="003A2D1B" w:rsidRDefault="00816506" w:rsidP="00816506">
      <w:pPr>
        <w:pStyle w:val="Geenafstand"/>
        <w:rPr>
          <w:rFonts w:ascii="Trebuchet MS" w:hAnsi="Trebuchet MS"/>
        </w:rPr>
      </w:pPr>
      <w:r w:rsidRPr="003A2D1B">
        <w:rPr>
          <w:rFonts w:ascii="Trebuchet MS" w:hAnsi="Trebuchet MS"/>
          <w:lang w:val="en-GB"/>
        </w:rPr>
        <w:t xml:space="preserve"> </w:t>
      </w:r>
      <w:r w:rsidRPr="003A2D1B">
        <w:rPr>
          <w:rFonts w:ascii="Trebuchet MS" w:hAnsi="Trebuchet MS"/>
        </w:rPr>
        <w:t>-&gt; Performed transfer [TransferDocumentIdentificatie]</w:t>
      </w:r>
    </w:p>
    <w:p w14:paraId="1D60F438" w14:textId="77777777" w:rsidR="00816506" w:rsidRPr="003A2D1B" w:rsidRDefault="00816506" w:rsidP="00816506">
      <w:pPr>
        <w:pStyle w:val="Geenafstand"/>
        <w:rPr>
          <w:rFonts w:ascii="Trebuchet MS" w:hAnsi="Trebuchet MS"/>
        </w:rPr>
      </w:pPr>
      <w:r w:rsidRPr="003A2D1B">
        <w:rPr>
          <w:rFonts w:ascii="Trebuchet MS" w:hAnsi="Trebuchet MS"/>
        </w:rPr>
        <w:t>Step 83 [05-zds-voegZaakdocumentToe_Lk01] OK: took 3524 ms</w:t>
      </w:r>
    </w:p>
    <w:p w14:paraId="2B85C470" w14:textId="77777777" w:rsidR="00816506" w:rsidRPr="003A2D1B" w:rsidRDefault="00816506" w:rsidP="00816506">
      <w:pPr>
        <w:pStyle w:val="Geenafstand"/>
        <w:rPr>
          <w:rFonts w:ascii="Trebuchet MS" w:hAnsi="Trebuchet MS"/>
        </w:rPr>
      </w:pPr>
      <w:r w:rsidRPr="003A2D1B">
        <w:rPr>
          <w:rFonts w:ascii="Trebuchet MS" w:hAnsi="Trebuchet MS"/>
        </w:rPr>
        <w:t>Step 84 [06 - Loop #20  Document toevoegen] OK: took 0 ms</w:t>
      </w:r>
    </w:p>
    <w:p w14:paraId="45CDCA17" w14:textId="77777777" w:rsidR="00816506" w:rsidRPr="003A2D1B" w:rsidRDefault="00816506" w:rsidP="00816506">
      <w:pPr>
        <w:pStyle w:val="Geenafstand"/>
        <w:rPr>
          <w:rFonts w:ascii="Trebuchet MS" w:hAnsi="Trebuchet MS"/>
        </w:rPr>
      </w:pPr>
      <w:r w:rsidRPr="003A2D1B">
        <w:rPr>
          <w:rFonts w:ascii="Trebuchet MS" w:hAnsi="Trebuchet MS"/>
        </w:rPr>
        <w:t>Step 85 [07-zds-geefLijstZaakdocumenten_Lv01] OK: took 2024 ms</w:t>
      </w:r>
    </w:p>
    <w:p w14:paraId="02CEA030" w14:textId="77777777" w:rsidR="00816506" w:rsidRPr="003A2D1B" w:rsidRDefault="00816506" w:rsidP="00816506">
      <w:pPr>
        <w:pStyle w:val="Geenafstand"/>
        <w:rPr>
          <w:rFonts w:ascii="Trebuchet MS" w:hAnsi="Trebuchet MS"/>
        </w:rPr>
      </w:pPr>
      <w:r w:rsidRPr="003A2D1B">
        <w:rPr>
          <w:rFonts w:ascii="Trebuchet MS" w:hAnsi="Trebuchet MS"/>
        </w:rPr>
        <w:t>Step 86 [08 - Loop #5  geefLijstZaakdocumenten] OK: took 0 ms</w:t>
      </w:r>
    </w:p>
    <w:p w14:paraId="4BE3FE05" w14:textId="77777777" w:rsidR="00816506" w:rsidRPr="003A2D1B" w:rsidRDefault="00816506" w:rsidP="00816506">
      <w:pPr>
        <w:pStyle w:val="Geenafstand"/>
        <w:rPr>
          <w:rFonts w:ascii="Trebuchet MS" w:hAnsi="Trebuchet MS"/>
        </w:rPr>
      </w:pPr>
      <w:r w:rsidRPr="003A2D1B">
        <w:rPr>
          <w:rFonts w:ascii="Trebuchet MS" w:hAnsi="Trebuchet MS"/>
        </w:rPr>
        <w:t>Step 87 [07-zds-geefLijstZaakdocumenten_Lv01] OK: took 1821 ms</w:t>
      </w:r>
    </w:p>
    <w:p w14:paraId="0494E295" w14:textId="77777777" w:rsidR="00816506" w:rsidRPr="003A2D1B" w:rsidRDefault="00816506" w:rsidP="00816506">
      <w:pPr>
        <w:pStyle w:val="Geenafstand"/>
        <w:rPr>
          <w:rFonts w:ascii="Trebuchet MS" w:hAnsi="Trebuchet MS"/>
        </w:rPr>
      </w:pPr>
      <w:r w:rsidRPr="003A2D1B">
        <w:rPr>
          <w:rFonts w:ascii="Trebuchet MS" w:hAnsi="Trebuchet MS"/>
        </w:rPr>
        <w:t>Step 88 [08 - Loop #5  geefLijstZaakdocumenten] OK: took 0 ms</w:t>
      </w:r>
    </w:p>
    <w:p w14:paraId="5EC533A9" w14:textId="77777777" w:rsidR="00816506" w:rsidRPr="003A2D1B" w:rsidRDefault="00816506" w:rsidP="00816506">
      <w:pPr>
        <w:pStyle w:val="Geenafstand"/>
        <w:rPr>
          <w:rFonts w:ascii="Trebuchet MS" w:hAnsi="Trebuchet MS"/>
        </w:rPr>
      </w:pPr>
      <w:r w:rsidRPr="003A2D1B">
        <w:rPr>
          <w:rFonts w:ascii="Trebuchet MS" w:hAnsi="Trebuchet MS"/>
        </w:rPr>
        <w:t>Step 89 [07-zds-geefLijstZaakdocumenten_Lv01] OK: took 2061 ms</w:t>
      </w:r>
    </w:p>
    <w:p w14:paraId="4E5BC9D0" w14:textId="77777777" w:rsidR="00816506" w:rsidRPr="003A2D1B" w:rsidRDefault="00816506" w:rsidP="00816506">
      <w:pPr>
        <w:pStyle w:val="Geenafstand"/>
        <w:rPr>
          <w:rFonts w:ascii="Trebuchet MS" w:hAnsi="Trebuchet MS"/>
        </w:rPr>
      </w:pPr>
      <w:r w:rsidRPr="003A2D1B">
        <w:rPr>
          <w:rFonts w:ascii="Trebuchet MS" w:hAnsi="Trebuchet MS"/>
        </w:rPr>
        <w:t>Step 90 [08 - Loop #5  geefLijstZaakdocumenten] OK: took 0 ms</w:t>
      </w:r>
    </w:p>
    <w:p w14:paraId="325A0E39" w14:textId="77777777" w:rsidR="00816506" w:rsidRPr="003A2D1B" w:rsidRDefault="00816506" w:rsidP="00816506">
      <w:pPr>
        <w:pStyle w:val="Geenafstand"/>
        <w:rPr>
          <w:rFonts w:ascii="Trebuchet MS" w:hAnsi="Trebuchet MS"/>
        </w:rPr>
      </w:pPr>
      <w:r w:rsidRPr="003A2D1B">
        <w:rPr>
          <w:rFonts w:ascii="Trebuchet MS" w:hAnsi="Trebuchet MS"/>
        </w:rPr>
        <w:t>Step 91 [07-zds-geefLijstZaakdocumenten_Lv01] OK: took 2016 ms</w:t>
      </w:r>
    </w:p>
    <w:p w14:paraId="43E07C7F" w14:textId="77777777" w:rsidR="00816506" w:rsidRPr="003A2D1B" w:rsidRDefault="00816506" w:rsidP="00816506">
      <w:pPr>
        <w:pStyle w:val="Geenafstand"/>
        <w:rPr>
          <w:rFonts w:ascii="Trebuchet MS" w:hAnsi="Trebuchet MS"/>
        </w:rPr>
      </w:pPr>
      <w:r w:rsidRPr="003A2D1B">
        <w:rPr>
          <w:rFonts w:ascii="Trebuchet MS" w:hAnsi="Trebuchet MS"/>
        </w:rPr>
        <w:t>Step 92 [08 - Loop #5  geefLijstZaakdocumenten] OK: took 0 ms</w:t>
      </w:r>
    </w:p>
    <w:p w14:paraId="1614DB2C" w14:textId="77777777" w:rsidR="00816506" w:rsidRPr="003A2D1B" w:rsidRDefault="00816506" w:rsidP="00816506">
      <w:pPr>
        <w:pStyle w:val="Geenafstand"/>
        <w:rPr>
          <w:rFonts w:ascii="Trebuchet MS" w:hAnsi="Trebuchet MS"/>
        </w:rPr>
      </w:pPr>
      <w:r w:rsidRPr="003A2D1B">
        <w:rPr>
          <w:rFonts w:ascii="Trebuchet MS" w:hAnsi="Trebuchet MS"/>
        </w:rPr>
        <w:t>Step 93 [07-zds-geefLijstZaakdocumenten_Lv01] OK: took 1884 ms</w:t>
      </w:r>
    </w:p>
    <w:p w14:paraId="3928E1F4" w14:textId="77777777" w:rsidR="00816506" w:rsidRPr="003A2D1B" w:rsidRDefault="00816506" w:rsidP="00816506">
      <w:pPr>
        <w:pStyle w:val="Geenafstand"/>
        <w:rPr>
          <w:rFonts w:ascii="Trebuchet MS" w:hAnsi="Trebuchet MS"/>
        </w:rPr>
      </w:pPr>
      <w:r w:rsidRPr="003A2D1B">
        <w:rPr>
          <w:rFonts w:ascii="Trebuchet MS" w:hAnsi="Trebuchet MS"/>
        </w:rPr>
        <w:t>Step 94 [08 - Loop #5  geefLijstZaakdocumenten] OK: took 0 ms</w:t>
      </w:r>
    </w:p>
    <w:p w14:paraId="7071259B" w14:textId="77777777" w:rsidR="00816506" w:rsidRPr="003A2D1B" w:rsidRDefault="00816506" w:rsidP="00816506">
      <w:pPr>
        <w:pStyle w:val="Geenafstand"/>
        <w:rPr>
          <w:rFonts w:ascii="Trebuchet MS" w:hAnsi="Trebuchet MS"/>
        </w:rPr>
      </w:pPr>
      <w:r w:rsidRPr="003A2D1B">
        <w:rPr>
          <w:rFonts w:ascii="Trebuchet MS" w:hAnsi="Trebuchet MS"/>
        </w:rPr>
        <w:t>Step 95 [09-zds-geefZaakdocumentLezen_Lv01] OK: took 1948 ms</w:t>
      </w:r>
    </w:p>
    <w:p w14:paraId="3FBC8E97" w14:textId="77777777" w:rsidR="00816506" w:rsidRPr="003A2D1B" w:rsidRDefault="00816506" w:rsidP="00816506">
      <w:pPr>
        <w:pStyle w:val="Geenafstand"/>
        <w:rPr>
          <w:rFonts w:ascii="Trebuchet MS" w:hAnsi="Trebuchet MS"/>
        </w:rPr>
      </w:pPr>
      <w:r w:rsidRPr="003A2D1B">
        <w:rPr>
          <w:rFonts w:ascii="Trebuchet MS" w:hAnsi="Trebuchet MS"/>
        </w:rPr>
        <w:t>Step 96 [10 - Loop #5 geefZaakdocumentLezen] OK: took 0 ms</w:t>
      </w:r>
    </w:p>
    <w:p w14:paraId="3FB70442" w14:textId="77777777" w:rsidR="00816506" w:rsidRPr="003A2D1B" w:rsidRDefault="00816506" w:rsidP="00816506">
      <w:pPr>
        <w:pStyle w:val="Geenafstand"/>
        <w:rPr>
          <w:rFonts w:ascii="Trebuchet MS" w:hAnsi="Trebuchet MS"/>
        </w:rPr>
      </w:pPr>
      <w:r w:rsidRPr="003A2D1B">
        <w:rPr>
          <w:rFonts w:ascii="Trebuchet MS" w:hAnsi="Trebuchet MS"/>
        </w:rPr>
        <w:t>Step 97 [09-zds-geefZaakdocumentLezen_Lv01] OK: took 1899 ms</w:t>
      </w:r>
    </w:p>
    <w:p w14:paraId="6B2B23CD" w14:textId="77777777" w:rsidR="00816506" w:rsidRPr="003A2D1B" w:rsidRDefault="00816506" w:rsidP="00816506">
      <w:pPr>
        <w:pStyle w:val="Geenafstand"/>
        <w:rPr>
          <w:rFonts w:ascii="Trebuchet MS" w:hAnsi="Trebuchet MS"/>
        </w:rPr>
      </w:pPr>
      <w:r w:rsidRPr="003A2D1B">
        <w:rPr>
          <w:rFonts w:ascii="Trebuchet MS" w:hAnsi="Trebuchet MS"/>
        </w:rPr>
        <w:t>Step 98 [10 - Loop #5 geefZaakdocumentLezen] OK: took 0 ms</w:t>
      </w:r>
    </w:p>
    <w:p w14:paraId="710968C7" w14:textId="77777777" w:rsidR="00816506" w:rsidRPr="003A2D1B" w:rsidRDefault="00816506" w:rsidP="00816506">
      <w:pPr>
        <w:pStyle w:val="Geenafstand"/>
        <w:rPr>
          <w:rFonts w:ascii="Trebuchet MS" w:hAnsi="Trebuchet MS"/>
        </w:rPr>
      </w:pPr>
      <w:r w:rsidRPr="003A2D1B">
        <w:rPr>
          <w:rFonts w:ascii="Trebuchet MS" w:hAnsi="Trebuchet MS"/>
        </w:rPr>
        <w:t>Step 99 [09-zds-geefZaakdocumentLezen_Lv01] OK: took 1983 ms</w:t>
      </w:r>
    </w:p>
    <w:p w14:paraId="11059D7F" w14:textId="77777777" w:rsidR="00816506" w:rsidRPr="003A2D1B" w:rsidRDefault="00816506" w:rsidP="00816506">
      <w:pPr>
        <w:pStyle w:val="Geenafstand"/>
        <w:rPr>
          <w:rFonts w:ascii="Trebuchet MS" w:hAnsi="Trebuchet MS"/>
        </w:rPr>
      </w:pPr>
      <w:r w:rsidRPr="003A2D1B">
        <w:rPr>
          <w:rFonts w:ascii="Trebuchet MS" w:hAnsi="Trebuchet MS"/>
        </w:rPr>
        <w:t>Step 100 [10 - Loop #5 geefZaakdocumentLezen] OK: took 0 ms</w:t>
      </w:r>
    </w:p>
    <w:p w14:paraId="1F77C6B6" w14:textId="77777777" w:rsidR="00816506" w:rsidRPr="003A2D1B" w:rsidRDefault="00816506" w:rsidP="00816506">
      <w:pPr>
        <w:pStyle w:val="Geenafstand"/>
        <w:rPr>
          <w:rFonts w:ascii="Trebuchet MS" w:hAnsi="Trebuchet MS"/>
        </w:rPr>
      </w:pPr>
      <w:r w:rsidRPr="003A2D1B">
        <w:rPr>
          <w:rFonts w:ascii="Trebuchet MS" w:hAnsi="Trebuchet MS"/>
        </w:rPr>
        <w:t>Step 101 [09-zds-geefZaakdocumentLezen_Lv01] OK: took 1957 ms</w:t>
      </w:r>
    </w:p>
    <w:p w14:paraId="510F0916" w14:textId="77777777" w:rsidR="00816506" w:rsidRPr="003A2D1B" w:rsidRDefault="00816506" w:rsidP="00816506">
      <w:pPr>
        <w:pStyle w:val="Geenafstand"/>
        <w:rPr>
          <w:rFonts w:ascii="Trebuchet MS" w:hAnsi="Trebuchet MS"/>
        </w:rPr>
      </w:pPr>
      <w:r w:rsidRPr="003A2D1B">
        <w:rPr>
          <w:rFonts w:ascii="Trebuchet MS" w:hAnsi="Trebuchet MS"/>
        </w:rPr>
        <w:t>Step 102 [10 - Loop #5 geefZaakdocumentLezen] OK: took 0 ms</w:t>
      </w:r>
    </w:p>
    <w:p w14:paraId="48DC6A15" w14:textId="77777777" w:rsidR="00816506" w:rsidRPr="003A2D1B" w:rsidRDefault="00816506" w:rsidP="00816506">
      <w:pPr>
        <w:pStyle w:val="Geenafstand"/>
        <w:rPr>
          <w:rFonts w:ascii="Trebuchet MS" w:hAnsi="Trebuchet MS"/>
          <w:lang w:val="en-GB"/>
        </w:rPr>
      </w:pPr>
      <w:r w:rsidRPr="003A2D1B">
        <w:rPr>
          <w:rFonts w:ascii="Trebuchet MS" w:hAnsi="Trebuchet MS"/>
          <w:lang w:val="en-GB"/>
        </w:rPr>
        <w:t>TestCase finished with status [FINISHED], time taken = 94766</w:t>
      </w:r>
    </w:p>
    <w:p w14:paraId="4ADE8058" w14:textId="77777777" w:rsidR="00816506" w:rsidRPr="003A2D1B" w:rsidRDefault="00816506" w:rsidP="00816506">
      <w:pPr>
        <w:pStyle w:val="Geenafstand"/>
        <w:rPr>
          <w:rFonts w:ascii="Trebuchet MS" w:hAnsi="Trebuchet MS"/>
        </w:rPr>
      </w:pPr>
      <w:r w:rsidRPr="003A2D1B">
        <w:rPr>
          <w:rFonts w:ascii="Trebuchet MS" w:hAnsi="Trebuchet MS"/>
        </w:rPr>
        <w:t>Step 103 [09-zds-geefZaakdocumentLezen_Lv01] OK: took 2211 ms</w:t>
      </w:r>
    </w:p>
    <w:p w14:paraId="54EE8C34" w14:textId="77777777" w:rsidR="00816506" w:rsidRPr="003A2D1B" w:rsidRDefault="00816506" w:rsidP="00816506">
      <w:pPr>
        <w:pStyle w:val="Geenafstand"/>
        <w:rPr>
          <w:rFonts w:ascii="Trebuchet MS" w:hAnsi="Trebuchet MS"/>
        </w:rPr>
      </w:pPr>
      <w:r w:rsidRPr="003A2D1B">
        <w:rPr>
          <w:rFonts w:ascii="Trebuchet MS" w:hAnsi="Trebuchet MS"/>
        </w:rPr>
        <w:t>Step 104 [10 - Loop #5 geefZaakdocumentLezen] OK: took 0 ms</w:t>
      </w:r>
    </w:p>
    <w:p w14:paraId="5E8597BB" w14:textId="77777777" w:rsidR="00816506" w:rsidRPr="003A2D1B" w:rsidRDefault="00816506" w:rsidP="00816506"/>
    <w:p w14:paraId="461ACFE7" w14:textId="77777777" w:rsidR="00816506" w:rsidRPr="003A2D1B" w:rsidRDefault="00816506"/>
    <w:sectPr w:rsidR="00816506" w:rsidRPr="003A2D1B" w:rsidSect="008A5D70">
      <w:headerReference w:type="even" r:id="rId72"/>
      <w:headerReference w:type="default" r:id="rId73"/>
      <w:footerReference w:type="even" r:id="rId74"/>
      <w:footerReference w:type="default" r:id="rId75"/>
      <w:headerReference w:type="first" r:id="rId76"/>
      <w:footerReference w:type="first" r:id="rId77"/>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 Wolters" w:date="2024-11-29T15:34:00Z" w:initials="AW">
    <w:p w14:paraId="0175E932" w14:textId="77777777" w:rsidR="006F1B03" w:rsidRDefault="006F1B03">
      <w:r>
        <w:annotationRef/>
      </w:r>
      <w:r w:rsidRPr="29E1CE89">
        <w:t>"meer documenten" 2x gebruikt</w:t>
      </w:r>
    </w:p>
  </w:comment>
  <w:comment w:id="38" w:author="Marinka Niculescu" w:date="2024-11-05T15:23:00Z" w:initials="MN">
    <w:p w14:paraId="237FDE36" w14:textId="77777777" w:rsidR="00816506" w:rsidRDefault="00816506" w:rsidP="00816506">
      <w:r>
        <w:annotationRef/>
      </w:r>
      <w:r w:rsidRPr="63509CBE">
        <w:t>Ergens even vermelden wat de codes inhouden.</w:t>
      </w:r>
    </w:p>
  </w:comment>
  <w:comment w:id="39" w:author="Eduard Witteveen" w:date="2024-11-27T15:35:00Z" w:initials="EW">
    <w:p w14:paraId="7B7C7630" w14:textId="77777777" w:rsidR="00816506" w:rsidRDefault="00816506" w:rsidP="00816506">
      <w:pPr>
        <w:pStyle w:val="Tekstopmerking"/>
      </w:pPr>
      <w:r>
        <w:rPr>
          <w:rStyle w:val="Verwijzingopmerking"/>
        </w:rPr>
        <w:annotationRef/>
      </w:r>
      <w:r>
        <w:t>Hierboven een tabel toegevoegd</w:t>
      </w:r>
    </w:p>
  </w:comment>
  <w:comment w:id="40" w:author="André Wolters" w:date="2024-11-29T15:47:00Z" w:initials="AW">
    <w:p w14:paraId="70CEFA18" w14:textId="77777777" w:rsidR="006F1B03" w:rsidRDefault="006F1B03">
      <w:r>
        <w:annotationRef/>
      </w:r>
      <w:r w:rsidRPr="34A7CA6D">
        <w:t>Moet volgens mij de tabel met correctie zijn, is dezelfde als hierboven.</w:t>
      </w:r>
    </w:p>
  </w:comment>
  <w:comment w:id="41" w:author="André Wolters" w:date="2024-11-29T15:47:00Z" w:initials="AW">
    <w:p w14:paraId="4F5D6D78" w14:textId="77777777" w:rsidR="006F1B03" w:rsidRDefault="006F1B03">
      <w:r>
        <w:annotationRef/>
      </w:r>
      <w:r w:rsidRPr="61C7BAB6">
        <w:t>Moet volgens mij de staafdiagram met correctie zijn, is dezelfde als hierboven.</w:t>
      </w:r>
    </w:p>
  </w:comment>
  <w:comment w:id="42" w:author="André Wolters" w:date="2024-11-29T15:48:00Z" w:initials="AW">
    <w:p w14:paraId="4E3D6D15" w14:textId="77777777" w:rsidR="006F1B03" w:rsidRDefault="006F1B03">
      <w:r>
        <w:annotationRef/>
      </w:r>
      <w:r w:rsidRPr="24C82C1C">
        <w:t>Moet testcase 20 grote documenten zonder correctie zijn.</w:t>
      </w:r>
    </w:p>
  </w:comment>
  <w:comment w:id="43" w:author="André Wolters" w:date="2024-11-29T15:51:00Z" w:initials="AW">
    <w:p w14:paraId="258EAC53" w14:textId="77777777" w:rsidR="006F1B03" w:rsidRDefault="006F1B03">
      <w:r>
        <w:annotationRef/>
      </w:r>
      <w:r w:rsidRPr="51DA037A">
        <w:t xml:space="preserve">Dit was de oude "totaal gemiddelde" staafdiagram, vervangen met de hierboven getoonde "totaal gemiddelde" staafdiagram, is de correcte.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75E932" w15:done="0"/>
  <w15:commentEx w15:paraId="237FDE36" w15:done="0"/>
  <w15:commentEx w15:paraId="7B7C7630" w15:done="0"/>
  <w15:commentEx w15:paraId="70CEFA18" w15:done="0"/>
  <w15:commentEx w15:paraId="4F5D6D78" w15:done="0"/>
  <w15:commentEx w15:paraId="4E3D6D15" w15:done="0"/>
  <w15:commentEx w15:paraId="258EAC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75E932" w16cid:durableId="2B79C7F6"/>
  <w16cid:commentId w16cid:paraId="237FDE36" w16cid:durableId="2B79C7F7"/>
  <w16cid:commentId w16cid:paraId="7B7C7630" w16cid:durableId="2B79C7F8"/>
  <w16cid:commentId w16cid:paraId="70CEFA18" w16cid:durableId="2B79C7F9"/>
  <w16cid:commentId w16cid:paraId="4F5D6D78" w16cid:durableId="2B79C7FA"/>
  <w16cid:commentId w16cid:paraId="4E3D6D15" w16cid:durableId="2B79C7FB"/>
  <w16cid:commentId w16cid:paraId="258EAC53" w16cid:durableId="2B79C7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7A3B6" w14:textId="77777777" w:rsidR="00B01911" w:rsidRDefault="00B01911">
      <w:r>
        <w:separator/>
      </w:r>
    </w:p>
  </w:endnote>
  <w:endnote w:type="continuationSeparator" w:id="0">
    <w:p w14:paraId="465F264B" w14:textId="77777777" w:rsidR="00B01911" w:rsidRDefault="00B01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3 of 9 Barcode">
    <w:altName w:val="Courier New"/>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Z: 3of 9 BarCode">
    <w:panose1 w:val="04020000000000000000"/>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898C6" w14:textId="77777777" w:rsidR="00087EAB" w:rsidRDefault="00087EA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21F72" w14:textId="77777777" w:rsidR="00087EAB" w:rsidRDefault="00087EAB">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44082" w14:textId="77777777" w:rsidR="00087EAB" w:rsidRDefault="00087EA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CA70A" w14:textId="77777777" w:rsidR="00B01911" w:rsidRDefault="00B01911">
      <w:r>
        <w:separator/>
      </w:r>
    </w:p>
  </w:footnote>
  <w:footnote w:type="continuationSeparator" w:id="0">
    <w:p w14:paraId="15527735" w14:textId="77777777" w:rsidR="00B01911" w:rsidRDefault="00B01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6A26C" w14:textId="77777777" w:rsidR="00087EAB" w:rsidRDefault="00087EA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26B0" w14:textId="77777777" w:rsidR="00087EAB" w:rsidRDefault="0051704B">
    <w:pPr>
      <w:pStyle w:val="Koptekst"/>
    </w:pPr>
    <w:r w:rsidRPr="002C5AB1">
      <w:rPr>
        <w:noProof/>
      </w:rPr>
      <w:drawing>
        <wp:anchor distT="0" distB="0" distL="114300" distR="114300" simplePos="0" relativeHeight="251658240" behindDoc="1" locked="0" layoutInCell="1" allowOverlap="1" wp14:anchorId="4F09CDC6" wp14:editId="4627F3FB">
          <wp:simplePos x="0" y="0"/>
          <wp:positionH relativeFrom="page">
            <wp:posOffset>409575</wp:posOffset>
          </wp:positionH>
          <wp:positionV relativeFrom="page">
            <wp:posOffset>333375</wp:posOffset>
          </wp:positionV>
          <wp:extent cx="2228850" cy="332466"/>
          <wp:effectExtent l="0" t="0" r="0" b="0"/>
          <wp:wrapTight wrapText="bothSides">
            <wp:wrapPolygon edited="0">
              <wp:start x="0" y="0"/>
              <wp:lineTo x="0" y="19824"/>
              <wp:lineTo x="21415" y="19824"/>
              <wp:lineTo x="21415" y="0"/>
              <wp:lineTo x="0" y="0"/>
            </wp:wrapPolygon>
          </wp:wrapTight>
          <wp:docPr id="1" name="Afbeelding 1" descr="Logo gemeente Súdwest-Frysl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Logo gemeente Súdwest-Fryslân"/>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28850" cy="332466"/>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7CE09" w14:textId="77777777" w:rsidR="00087EAB" w:rsidRDefault="00087EA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823"/>
    <w:multiLevelType w:val="multilevel"/>
    <w:tmpl w:val="705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7F16"/>
    <w:multiLevelType w:val="hybridMultilevel"/>
    <w:tmpl w:val="9FA4C3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9B47B2"/>
    <w:multiLevelType w:val="hybridMultilevel"/>
    <w:tmpl w:val="55D2D5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8C80D3F"/>
    <w:multiLevelType w:val="hybridMultilevel"/>
    <w:tmpl w:val="F43EAB00"/>
    <w:lvl w:ilvl="0" w:tplc="138AF7C6">
      <w:start w:val="367"/>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0605D88"/>
    <w:multiLevelType w:val="hybridMultilevel"/>
    <w:tmpl w:val="EF2E57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1684D18"/>
    <w:multiLevelType w:val="hybridMultilevel"/>
    <w:tmpl w:val="A1DE42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56B3228"/>
    <w:multiLevelType w:val="hybridMultilevel"/>
    <w:tmpl w:val="E690DE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65B393D"/>
    <w:multiLevelType w:val="multilevel"/>
    <w:tmpl w:val="29B8D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04A44"/>
    <w:multiLevelType w:val="hybridMultilevel"/>
    <w:tmpl w:val="88BAD1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D606CE8"/>
    <w:multiLevelType w:val="hybridMultilevel"/>
    <w:tmpl w:val="03308CE2"/>
    <w:lvl w:ilvl="0" w:tplc="138AF7C6">
      <w:start w:val="367"/>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1F0ED9"/>
    <w:multiLevelType w:val="hybridMultilevel"/>
    <w:tmpl w:val="8B76AF44"/>
    <w:lvl w:ilvl="0" w:tplc="F98C099A">
      <w:start w:val="1"/>
      <w:numFmt w:val="bullet"/>
      <w:pStyle w:val="Opsomming"/>
      <w:lvlText w:val="-"/>
      <w:lvlJc w:val="left"/>
      <w:pPr>
        <w:ind w:left="720" w:hanging="360"/>
      </w:pPr>
      <w:rPr>
        <w:rFonts w:ascii="Trebuchet MS" w:eastAsia="Times New Roman" w:hAnsi="Trebuchet MS" w:hint="default"/>
      </w:rPr>
    </w:lvl>
    <w:lvl w:ilvl="1" w:tplc="9B465862" w:tentative="1">
      <w:start w:val="1"/>
      <w:numFmt w:val="bullet"/>
      <w:lvlText w:val="o"/>
      <w:lvlJc w:val="left"/>
      <w:pPr>
        <w:ind w:left="1440" w:hanging="360"/>
      </w:pPr>
      <w:rPr>
        <w:rFonts w:ascii="Courier New" w:hAnsi="Courier New" w:hint="default"/>
      </w:rPr>
    </w:lvl>
    <w:lvl w:ilvl="2" w:tplc="03FAE3B4" w:tentative="1">
      <w:start w:val="1"/>
      <w:numFmt w:val="bullet"/>
      <w:lvlText w:val=""/>
      <w:lvlJc w:val="left"/>
      <w:pPr>
        <w:ind w:left="2160" w:hanging="360"/>
      </w:pPr>
      <w:rPr>
        <w:rFonts w:ascii="Wingdings" w:hAnsi="Wingdings" w:hint="default"/>
      </w:rPr>
    </w:lvl>
    <w:lvl w:ilvl="3" w:tplc="F2F443F2" w:tentative="1">
      <w:start w:val="1"/>
      <w:numFmt w:val="bullet"/>
      <w:lvlText w:val=""/>
      <w:lvlJc w:val="left"/>
      <w:pPr>
        <w:ind w:left="2880" w:hanging="360"/>
      </w:pPr>
      <w:rPr>
        <w:rFonts w:ascii="Symbol" w:hAnsi="Symbol" w:hint="default"/>
      </w:rPr>
    </w:lvl>
    <w:lvl w:ilvl="4" w:tplc="FD2290F8" w:tentative="1">
      <w:start w:val="1"/>
      <w:numFmt w:val="bullet"/>
      <w:lvlText w:val="o"/>
      <w:lvlJc w:val="left"/>
      <w:pPr>
        <w:ind w:left="3600" w:hanging="360"/>
      </w:pPr>
      <w:rPr>
        <w:rFonts w:ascii="Courier New" w:hAnsi="Courier New" w:hint="default"/>
      </w:rPr>
    </w:lvl>
    <w:lvl w:ilvl="5" w:tplc="08B2CE08" w:tentative="1">
      <w:start w:val="1"/>
      <w:numFmt w:val="bullet"/>
      <w:lvlText w:val=""/>
      <w:lvlJc w:val="left"/>
      <w:pPr>
        <w:ind w:left="4320" w:hanging="360"/>
      </w:pPr>
      <w:rPr>
        <w:rFonts w:ascii="Wingdings" w:hAnsi="Wingdings" w:hint="default"/>
      </w:rPr>
    </w:lvl>
    <w:lvl w:ilvl="6" w:tplc="AF58588E" w:tentative="1">
      <w:start w:val="1"/>
      <w:numFmt w:val="bullet"/>
      <w:lvlText w:val=""/>
      <w:lvlJc w:val="left"/>
      <w:pPr>
        <w:ind w:left="5040" w:hanging="360"/>
      </w:pPr>
      <w:rPr>
        <w:rFonts w:ascii="Symbol" w:hAnsi="Symbol" w:hint="default"/>
      </w:rPr>
    </w:lvl>
    <w:lvl w:ilvl="7" w:tplc="CC3C96F2" w:tentative="1">
      <w:start w:val="1"/>
      <w:numFmt w:val="bullet"/>
      <w:lvlText w:val="o"/>
      <w:lvlJc w:val="left"/>
      <w:pPr>
        <w:ind w:left="5760" w:hanging="360"/>
      </w:pPr>
      <w:rPr>
        <w:rFonts w:ascii="Courier New" w:hAnsi="Courier New" w:hint="default"/>
      </w:rPr>
    </w:lvl>
    <w:lvl w:ilvl="8" w:tplc="4002092C" w:tentative="1">
      <w:start w:val="1"/>
      <w:numFmt w:val="bullet"/>
      <w:lvlText w:val=""/>
      <w:lvlJc w:val="left"/>
      <w:pPr>
        <w:ind w:left="6480" w:hanging="360"/>
      </w:pPr>
      <w:rPr>
        <w:rFonts w:ascii="Wingdings" w:hAnsi="Wingdings" w:hint="default"/>
      </w:rPr>
    </w:lvl>
  </w:abstractNum>
  <w:abstractNum w:abstractNumId="11" w15:restartNumberingAfterBreak="0">
    <w:nsid w:val="30AA327C"/>
    <w:multiLevelType w:val="hybridMultilevel"/>
    <w:tmpl w:val="115C62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EC84822"/>
    <w:multiLevelType w:val="hybridMultilevel"/>
    <w:tmpl w:val="ED0A3D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1EA68CD"/>
    <w:multiLevelType w:val="multilevel"/>
    <w:tmpl w:val="8DB4D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A2AD3"/>
    <w:multiLevelType w:val="hybridMultilevel"/>
    <w:tmpl w:val="1562CC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C1E5BC1"/>
    <w:multiLevelType w:val="hybridMultilevel"/>
    <w:tmpl w:val="9864DD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E456D70"/>
    <w:multiLevelType w:val="hybridMultilevel"/>
    <w:tmpl w:val="57409F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4AC180E"/>
    <w:multiLevelType w:val="hybridMultilevel"/>
    <w:tmpl w:val="F91E77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7896832"/>
    <w:multiLevelType w:val="hybridMultilevel"/>
    <w:tmpl w:val="0AC814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A3F6630"/>
    <w:multiLevelType w:val="hybridMultilevel"/>
    <w:tmpl w:val="105854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EBC2F44"/>
    <w:multiLevelType w:val="hybridMultilevel"/>
    <w:tmpl w:val="F1A4A4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2CA226A"/>
    <w:multiLevelType w:val="hybridMultilevel"/>
    <w:tmpl w:val="E6C6EA50"/>
    <w:lvl w:ilvl="0" w:tplc="0413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BE214D5"/>
    <w:multiLevelType w:val="hybridMultilevel"/>
    <w:tmpl w:val="8ADA3F6C"/>
    <w:lvl w:ilvl="0" w:tplc="A65811A6">
      <w:start w:val="3"/>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3" w15:restartNumberingAfterBreak="0">
    <w:nsid w:val="6EE21C35"/>
    <w:multiLevelType w:val="hybridMultilevel"/>
    <w:tmpl w:val="C372A8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32E6EDC"/>
    <w:multiLevelType w:val="hybridMultilevel"/>
    <w:tmpl w:val="7C460C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A9C1899"/>
    <w:multiLevelType w:val="hybridMultilevel"/>
    <w:tmpl w:val="99223F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B9A0CF1"/>
    <w:multiLevelType w:val="hybridMultilevel"/>
    <w:tmpl w:val="31DC2D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F5F29C5"/>
    <w:multiLevelType w:val="hybridMultilevel"/>
    <w:tmpl w:val="6340E9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77398385">
    <w:abstractNumId w:val="10"/>
  </w:num>
  <w:num w:numId="2" w16cid:durableId="874384871">
    <w:abstractNumId w:val="22"/>
  </w:num>
  <w:num w:numId="3" w16cid:durableId="1305231587">
    <w:abstractNumId w:val="13"/>
  </w:num>
  <w:num w:numId="4" w16cid:durableId="1878275769">
    <w:abstractNumId w:val="5"/>
  </w:num>
  <w:num w:numId="5" w16cid:durableId="1222521981">
    <w:abstractNumId w:val="20"/>
  </w:num>
  <w:num w:numId="6" w16cid:durableId="1209299425">
    <w:abstractNumId w:val="0"/>
  </w:num>
  <w:num w:numId="7" w16cid:durableId="886844093">
    <w:abstractNumId w:val="16"/>
  </w:num>
  <w:num w:numId="8" w16cid:durableId="1638561929">
    <w:abstractNumId w:val="7"/>
  </w:num>
  <w:num w:numId="9" w16cid:durableId="646326429">
    <w:abstractNumId w:val="14"/>
  </w:num>
  <w:num w:numId="10" w16cid:durableId="352271035">
    <w:abstractNumId w:val="18"/>
  </w:num>
  <w:num w:numId="11" w16cid:durableId="372467475">
    <w:abstractNumId w:val="1"/>
  </w:num>
  <w:num w:numId="12" w16cid:durableId="698315524">
    <w:abstractNumId w:val="12"/>
  </w:num>
  <w:num w:numId="13" w16cid:durableId="469440456">
    <w:abstractNumId w:val="4"/>
  </w:num>
  <w:num w:numId="14" w16cid:durableId="496387662">
    <w:abstractNumId w:val="23"/>
  </w:num>
  <w:num w:numId="15" w16cid:durableId="1387948954">
    <w:abstractNumId w:val="15"/>
  </w:num>
  <w:num w:numId="16" w16cid:durableId="1795367670">
    <w:abstractNumId w:val="24"/>
  </w:num>
  <w:num w:numId="17" w16cid:durableId="1603874465">
    <w:abstractNumId w:val="3"/>
  </w:num>
  <w:num w:numId="18" w16cid:durableId="1755471844">
    <w:abstractNumId w:val="21"/>
  </w:num>
  <w:num w:numId="19" w16cid:durableId="1351176513">
    <w:abstractNumId w:val="9"/>
  </w:num>
  <w:num w:numId="20" w16cid:durableId="64844193">
    <w:abstractNumId w:val="25"/>
  </w:num>
  <w:num w:numId="21" w16cid:durableId="952903021">
    <w:abstractNumId w:val="26"/>
  </w:num>
  <w:num w:numId="22" w16cid:durableId="1392843602">
    <w:abstractNumId w:val="19"/>
  </w:num>
  <w:num w:numId="23" w16cid:durableId="1162817366">
    <w:abstractNumId w:val="11"/>
  </w:num>
  <w:num w:numId="24" w16cid:durableId="1148863822">
    <w:abstractNumId w:val="2"/>
  </w:num>
  <w:num w:numId="25" w16cid:durableId="283191916">
    <w:abstractNumId w:val="6"/>
  </w:num>
  <w:num w:numId="26" w16cid:durableId="98717233">
    <w:abstractNumId w:val="27"/>
  </w:num>
  <w:num w:numId="27" w16cid:durableId="25570231">
    <w:abstractNumId w:val="17"/>
  </w:num>
  <w:num w:numId="28" w16cid:durableId="4627006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uard Witteveen">
    <w15:presenceInfo w15:providerId="AD" w15:userId="S::e.witteveen@sudwestfryslan.nl::16f1a77e-efe8-4b73-a9ec-71ca3257505a"/>
  </w15:person>
  <w15:person w15:author="André Wolters">
    <w15:presenceInfo w15:providerId="AD" w15:userId="S::a.wolters@sudwestfryslan.nl::b703e23b-4a55-4605-9a9b-64b9be755921"/>
  </w15:person>
  <w15:person w15:author="Auke Valk">
    <w15:presenceInfo w15:providerId="AD" w15:userId="S::a.valk2@sudwestfryslan.nl::51611b50-d8cb-4956-bf7b-63c4747669b5"/>
  </w15:person>
  <w15:person w15:author="Marinka Niculescu">
    <w15:presenceInfo w15:providerId="AD" w15:userId="S::m.niculescu@sudwestfryslan.nl::fedac13a-7026-419e-9ac8-4ca065c902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54"/>
    <w:rsid w:val="00052CEC"/>
    <w:rsid w:val="00087EAB"/>
    <w:rsid w:val="001176FC"/>
    <w:rsid w:val="002A2DC2"/>
    <w:rsid w:val="002B4AB1"/>
    <w:rsid w:val="003A2D1B"/>
    <w:rsid w:val="0051704B"/>
    <w:rsid w:val="006F1B03"/>
    <w:rsid w:val="0080294D"/>
    <w:rsid w:val="00816506"/>
    <w:rsid w:val="00830773"/>
    <w:rsid w:val="009467FC"/>
    <w:rsid w:val="00992316"/>
    <w:rsid w:val="00996D05"/>
    <w:rsid w:val="00B01911"/>
    <w:rsid w:val="00B461DD"/>
    <w:rsid w:val="00BB549D"/>
    <w:rsid w:val="00C34354"/>
    <w:rsid w:val="00CB10B6"/>
    <w:rsid w:val="00D705CF"/>
    <w:rsid w:val="00E22664"/>
    <w:rsid w:val="00E81E99"/>
    <w:rsid w:val="00F15D9F"/>
    <w:rsid w:val="00F70D1C"/>
    <w:rsid w:val="00FC4289"/>
    <w:rsid w:val="0441C956"/>
    <w:rsid w:val="052CA64B"/>
    <w:rsid w:val="0875008D"/>
    <w:rsid w:val="09187966"/>
    <w:rsid w:val="1216A393"/>
    <w:rsid w:val="1292ACB7"/>
    <w:rsid w:val="14FD1CC0"/>
    <w:rsid w:val="170D144C"/>
    <w:rsid w:val="1EA543ED"/>
    <w:rsid w:val="2450040C"/>
    <w:rsid w:val="271AF0AD"/>
    <w:rsid w:val="2821A0D4"/>
    <w:rsid w:val="2F5BA955"/>
    <w:rsid w:val="309A1146"/>
    <w:rsid w:val="31EAA0C8"/>
    <w:rsid w:val="324DC727"/>
    <w:rsid w:val="330992FF"/>
    <w:rsid w:val="3738C183"/>
    <w:rsid w:val="38D33DBD"/>
    <w:rsid w:val="3A47EEC8"/>
    <w:rsid w:val="3BACBF56"/>
    <w:rsid w:val="3E17E756"/>
    <w:rsid w:val="3F30E52E"/>
    <w:rsid w:val="507B800F"/>
    <w:rsid w:val="50872CBE"/>
    <w:rsid w:val="5244CA57"/>
    <w:rsid w:val="56B34DD4"/>
    <w:rsid w:val="5CA41C34"/>
    <w:rsid w:val="5DF24C66"/>
    <w:rsid w:val="68CECA04"/>
    <w:rsid w:val="6A6D4D98"/>
    <w:rsid w:val="6C8E1B8B"/>
    <w:rsid w:val="72F1983A"/>
    <w:rsid w:val="745CECBA"/>
    <w:rsid w:val="757909B4"/>
    <w:rsid w:val="7591DF47"/>
    <w:rsid w:val="7FDC5B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764B"/>
  <w15:docId w15:val="{DA8A1B25-DF8A-404B-ADAC-FDFBBC9F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atentStyles>
  <w:style w:type="paragraph" w:default="1" w:styleId="Standaard">
    <w:name w:val="Normal"/>
    <w:qFormat/>
    <w:rsid w:val="00157356"/>
    <w:pPr>
      <w:spacing w:after="0" w:line="240" w:lineRule="auto"/>
    </w:pPr>
    <w:rPr>
      <w:rFonts w:ascii="Trebuchet MS" w:hAnsi="Trebuchet MS" w:cs="Times New Roman"/>
      <w:sz w:val="20"/>
      <w:szCs w:val="24"/>
      <w:lang w:eastAsia="nl-NL"/>
    </w:rPr>
  </w:style>
  <w:style w:type="paragraph" w:styleId="Kop1">
    <w:name w:val="heading 1"/>
    <w:basedOn w:val="Standaard"/>
    <w:next w:val="Standaard"/>
    <w:link w:val="Kop1Char"/>
    <w:uiPriority w:val="9"/>
    <w:qFormat/>
    <w:rsid w:val="00157356"/>
    <w:pPr>
      <w:keepNext/>
      <w:spacing w:before="240" w:after="60"/>
      <w:outlineLvl w:val="0"/>
    </w:pPr>
    <w:rPr>
      <w:rFonts w:cs="Arial"/>
      <w:b/>
      <w:bCs/>
      <w:kern w:val="32"/>
      <w:sz w:val="32"/>
      <w:szCs w:val="32"/>
    </w:rPr>
  </w:style>
  <w:style w:type="paragraph" w:styleId="Kop2">
    <w:name w:val="heading 2"/>
    <w:basedOn w:val="Standaard"/>
    <w:next w:val="Standaard"/>
    <w:link w:val="Kop2Char"/>
    <w:uiPriority w:val="9"/>
    <w:qFormat/>
    <w:rsid w:val="00157356"/>
    <w:pPr>
      <w:keepNext/>
      <w:spacing w:before="240" w:after="60"/>
      <w:outlineLvl w:val="1"/>
    </w:pPr>
    <w:rPr>
      <w:rFonts w:cs="Arial"/>
      <w:b/>
      <w:bCs/>
      <w:iCs/>
      <w:szCs w:val="28"/>
    </w:rPr>
  </w:style>
  <w:style w:type="paragraph" w:styleId="Kop3">
    <w:name w:val="heading 3"/>
    <w:basedOn w:val="Standaard"/>
    <w:next w:val="Standaard"/>
    <w:link w:val="Kop3Char"/>
    <w:uiPriority w:val="9"/>
    <w:qFormat/>
    <w:rsid w:val="00157356"/>
    <w:pPr>
      <w:keepNext/>
      <w:spacing w:before="240" w:after="60"/>
      <w:outlineLvl w:val="2"/>
    </w:pPr>
    <w:rPr>
      <w:rFonts w:cs="Arial"/>
      <w:b/>
      <w:bCs/>
      <w:szCs w:val="26"/>
    </w:rPr>
  </w:style>
  <w:style w:type="paragraph" w:styleId="Kop4">
    <w:name w:val="heading 4"/>
    <w:basedOn w:val="Standaard"/>
    <w:next w:val="Standaard"/>
    <w:link w:val="Kop4Char"/>
    <w:uiPriority w:val="9"/>
    <w:unhideWhenUsed/>
    <w:qFormat/>
    <w:rsid w:val="00816506"/>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semiHidden/>
    <w:rsid w:val="00157356"/>
    <w:rPr>
      <w:rFonts w:ascii="Tahoma" w:hAnsi="Tahoma" w:cs="Tahoma"/>
      <w:sz w:val="16"/>
      <w:szCs w:val="16"/>
    </w:rPr>
  </w:style>
  <w:style w:type="character" w:customStyle="1" w:styleId="BallontekstChar">
    <w:name w:val="Ballontekst Char"/>
    <w:basedOn w:val="Standaardalinea-lettertype"/>
    <w:link w:val="Ballontekst"/>
    <w:semiHidden/>
    <w:rsid w:val="00157356"/>
    <w:rPr>
      <w:rFonts w:ascii="Tahoma" w:eastAsia="Times New Roman" w:hAnsi="Tahoma" w:cs="Tahoma"/>
      <w:sz w:val="16"/>
      <w:szCs w:val="16"/>
      <w:lang w:eastAsia="nl-NL"/>
    </w:rPr>
  </w:style>
  <w:style w:type="paragraph" w:customStyle="1" w:styleId="Barcodecorsa">
    <w:name w:val="Barcode corsa"/>
    <w:basedOn w:val="Standaard"/>
    <w:rsid w:val="00157356"/>
    <w:rPr>
      <w:rFonts w:ascii="3 of 9 Barcode" w:hAnsi="3 of 9 Barcode"/>
      <w:sz w:val="36"/>
    </w:rPr>
  </w:style>
  <w:style w:type="paragraph" w:customStyle="1" w:styleId="Briefvoettekst">
    <w:name w:val="Brief voettekst"/>
    <w:basedOn w:val="Standaard"/>
    <w:autoRedefine/>
    <w:rsid w:val="00157356"/>
    <w:rPr>
      <w:sz w:val="16"/>
    </w:rPr>
  </w:style>
  <w:style w:type="paragraph" w:customStyle="1" w:styleId="Paginanummering">
    <w:name w:val="Paginanummering"/>
    <w:basedOn w:val="Briefvoettekst"/>
    <w:rsid w:val="00157356"/>
  </w:style>
  <w:style w:type="paragraph" w:customStyle="1" w:styleId="Bijlage">
    <w:name w:val="Bijlage"/>
    <w:basedOn w:val="Paginanummering"/>
    <w:autoRedefine/>
    <w:rsid w:val="00157356"/>
    <w:rPr>
      <w:b/>
      <w:sz w:val="22"/>
    </w:rPr>
  </w:style>
  <w:style w:type="paragraph" w:customStyle="1" w:styleId="BriefGEMEENTEWYMBRITS">
    <w:name w:val="Brief GEMEENTE WYMBRITS"/>
    <w:basedOn w:val="Standaard"/>
    <w:autoRedefine/>
    <w:rsid w:val="00157356"/>
    <w:pPr>
      <w:jc w:val="right"/>
    </w:pPr>
    <w:rPr>
      <w:rFonts w:cs="Arial"/>
      <w:caps/>
      <w:sz w:val="36"/>
    </w:rPr>
  </w:style>
  <w:style w:type="paragraph" w:customStyle="1" w:styleId="Briefhoofd">
    <w:name w:val="Briefhoofd"/>
    <w:basedOn w:val="Standaard"/>
    <w:link w:val="BriefhoofdChar"/>
    <w:autoRedefine/>
    <w:rsid w:val="00157356"/>
    <w:rPr>
      <w:rFonts w:cs="Arial"/>
      <w:szCs w:val="20"/>
    </w:rPr>
  </w:style>
  <w:style w:type="character" w:customStyle="1" w:styleId="BriefhoofdChar">
    <w:name w:val="Briefhoofd Char"/>
    <w:link w:val="Briefhoofd"/>
    <w:rsid w:val="00157356"/>
    <w:rPr>
      <w:rFonts w:ascii="Trebuchet MS" w:eastAsia="Times New Roman" w:hAnsi="Trebuchet MS" w:cs="Arial"/>
      <w:sz w:val="20"/>
      <w:szCs w:val="20"/>
      <w:lang w:eastAsia="nl-NL"/>
    </w:rPr>
  </w:style>
  <w:style w:type="paragraph" w:customStyle="1" w:styleId="briefhoofdadressering">
    <w:name w:val="briefhoofd adressering"/>
    <w:basedOn w:val="Standaard"/>
    <w:rsid w:val="00157356"/>
  </w:style>
  <w:style w:type="paragraph" w:customStyle="1" w:styleId="briefhoofddatum">
    <w:name w:val="briefhoofd datum"/>
    <w:basedOn w:val="Standaard"/>
    <w:rsid w:val="00157356"/>
  </w:style>
  <w:style w:type="paragraph" w:customStyle="1" w:styleId="briefhoofdvelden">
    <w:name w:val="briefhoofd velden"/>
    <w:basedOn w:val="Standaard"/>
    <w:rsid w:val="00157356"/>
    <w:rPr>
      <w:sz w:val="16"/>
    </w:rPr>
  </w:style>
  <w:style w:type="paragraph" w:customStyle="1" w:styleId="Faxtitel">
    <w:name w:val="Faxtitel"/>
    <w:basedOn w:val="Standaard"/>
    <w:rsid w:val="00157356"/>
    <w:pPr>
      <w:jc w:val="center"/>
    </w:pPr>
    <w:rPr>
      <w:b/>
      <w:sz w:val="28"/>
    </w:rPr>
  </w:style>
  <w:style w:type="character" w:styleId="Hyperlink">
    <w:name w:val="Hyperlink"/>
    <w:uiPriority w:val="99"/>
    <w:rsid w:val="00157356"/>
    <w:rPr>
      <w:color w:val="0000FF"/>
      <w:u w:val="single"/>
    </w:rPr>
  </w:style>
  <w:style w:type="character" w:customStyle="1" w:styleId="Kop1Char">
    <w:name w:val="Kop 1 Char"/>
    <w:basedOn w:val="Standaardalinea-lettertype"/>
    <w:link w:val="Kop1"/>
    <w:uiPriority w:val="9"/>
    <w:rsid w:val="00157356"/>
    <w:rPr>
      <w:rFonts w:ascii="Trebuchet MS" w:eastAsia="Times New Roman" w:hAnsi="Trebuchet MS" w:cs="Arial"/>
      <w:b/>
      <w:bCs/>
      <w:kern w:val="32"/>
      <w:sz w:val="32"/>
      <w:szCs w:val="32"/>
      <w:lang w:eastAsia="nl-NL"/>
    </w:rPr>
  </w:style>
  <w:style w:type="character" w:customStyle="1" w:styleId="Kop2Char">
    <w:name w:val="Kop 2 Char"/>
    <w:basedOn w:val="Standaardalinea-lettertype"/>
    <w:link w:val="Kop2"/>
    <w:uiPriority w:val="9"/>
    <w:rsid w:val="00157356"/>
    <w:rPr>
      <w:rFonts w:ascii="Trebuchet MS" w:eastAsia="Times New Roman" w:hAnsi="Trebuchet MS" w:cs="Arial"/>
      <w:b/>
      <w:bCs/>
      <w:iCs/>
      <w:sz w:val="20"/>
      <w:szCs w:val="28"/>
      <w:lang w:eastAsia="nl-NL"/>
    </w:rPr>
  </w:style>
  <w:style w:type="character" w:customStyle="1" w:styleId="Kop3Char">
    <w:name w:val="Kop 3 Char"/>
    <w:basedOn w:val="Standaardalinea-lettertype"/>
    <w:link w:val="Kop3"/>
    <w:uiPriority w:val="9"/>
    <w:rsid w:val="00157356"/>
    <w:rPr>
      <w:rFonts w:ascii="Trebuchet MS" w:eastAsia="Times New Roman" w:hAnsi="Trebuchet MS" w:cs="Arial"/>
      <w:b/>
      <w:bCs/>
      <w:sz w:val="20"/>
      <w:szCs w:val="26"/>
      <w:lang w:eastAsia="nl-NL"/>
    </w:rPr>
  </w:style>
  <w:style w:type="paragraph" w:customStyle="1" w:styleId="Kopformulier">
    <w:name w:val="Kop formulier"/>
    <w:basedOn w:val="Standaard"/>
    <w:autoRedefine/>
    <w:rsid w:val="00157356"/>
    <w:pPr>
      <w:jc w:val="center"/>
    </w:pPr>
    <w:rPr>
      <w:b/>
      <w:sz w:val="28"/>
    </w:rPr>
  </w:style>
  <w:style w:type="paragraph" w:styleId="Koptekst">
    <w:name w:val="header"/>
    <w:basedOn w:val="Standaard"/>
    <w:link w:val="KoptekstChar"/>
    <w:rsid w:val="00157356"/>
    <w:pPr>
      <w:tabs>
        <w:tab w:val="center" w:pos="4536"/>
        <w:tab w:val="right" w:pos="9072"/>
      </w:tabs>
    </w:pPr>
  </w:style>
  <w:style w:type="character" w:customStyle="1" w:styleId="KoptekstChar">
    <w:name w:val="Koptekst Char"/>
    <w:basedOn w:val="Standaardalinea-lettertype"/>
    <w:link w:val="Koptekst"/>
    <w:rsid w:val="00157356"/>
    <w:rPr>
      <w:rFonts w:ascii="Trebuchet MS" w:eastAsia="Times New Roman" w:hAnsi="Trebuchet MS" w:cs="Times New Roman"/>
      <w:sz w:val="20"/>
      <w:szCs w:val="24"/>
      <w:lang w:eastAsia="nl-NL"/>
    </w:rPr>
  </w:style>
  <w:style w:type="paragraph" w:styleId="Lijstalinea">
    <w:name w:val="List Paragraph"/>
    <w:basedOn w:val="Standaard"/>
    <w:uiPriority w:val="34"/>
    <w:qFormat/>
    <w:rsid w:val="00157356"/>
    <w:pPr>
      <w:ind w:left="708"/>
    </w:pPr>
    <w:rPr>
      <w:rFonts w:ascii="Verdana" w:hAnsi="Verdana"/>
    </w:rPr>
  </w:style>
  <w:style w:type="paragraph" w:customStyle="1" w:styleId="OpmaakprofielBriefhoofdZ3of9BarCode14pt">
    <w:name w:val="Opmaakprofiel Briefhoofd + Z: 3of 9 BarCode 14 pt"/>
    <w:basedOn w:val="Briefhoofd"/>
    <w:link w:val="OpmaakprofielBriefhoofdZ3of9BarCode14ptChar"/>
    <w:rsid w:val="00157356"/>
    <w:rPr>
      <w:rFonts w:ascii="Z: 3of 9 BarCode" w:hAnsi="Z: 3of 9 BarCode"/>
      <w:sz w:val="28"/>
    </w:rPr>
  </w:style>
  <w:style w:type="character" w:customStyle="1" w:styleId="OpmaakprofielBriefhoofdZ3of9BarCode14ptChar">
    <w:name w:val="Opmaakprofiel Briefhoofd + Z: 3of 9 BarCode 14 pt Char"/>
    <w:link w:val="OpmaakprofielBriefhoofdZ3of9BarCode14pt"/>
    <w:rsid w:val="00157356"/>
    <w:rPr>
      <w:rFonts w:ascii="Z: 3of 9 BarCode" w:eastAsia="Times New Roman" w:hAnsi="Z: 3of 9 BarCode" w:cs="Arial"/>
      <w:sz w:val="28"/>
      <w:szCs w:val="20"/>
      <w:lang w:eastAsia="nl-NL"/>
    </w:rPr>
  </w:style>
  <w:style w:type="paragraph" w:styleId="Voettekst">
    <w:name w:val="footer"/>
    <w:basedOn w:val="Standaard"/>
    <w:link w:val="VoettekstChar"/>
    <w:autoRedefine/>
    <w:rsid w:val="00157356"/>
    <w:pPr>
      <w:tabs>
        <w:tab w:val="center" w:pos="4536"/>
        <w:tab w:val="right" w:pos="9072"/>
      </w:tabs>
    </w:pPr>
    <w:rPr>
      <w:sz w:val="16"/>
    </w:rPr>
  </w:style>
  <w:style w:type="character" w:customStyle="1" w:styleId="VoettekstChar">
    <w:name w:val="Voettekst Char"/>
    <w:basedOn w:val="Standaardalinea-lettertype"/>
    <w:link w:val="Voettekst"/>
    <w:rsid w:val="00157356"/>
    <w:rPr>
      <w:rFonts w:ascii="Trebuchet MS" w:eastAsia="Times New Roman" w:hAnsi="Trebuchet MS" w:cs="Times New Roman"/>
      <w:sz w:val="16"/>
      <w:szCs w:val="24"/>
      <w:lang w:eastAsia="nl-NL"/>
    </w:rPr>
  </w:style>
  <w:style w:type="paragraph" w:customStyle="1" w:styleId="Opmaakprofiel1">
    <w:name w:val="Opmaakprofiel1"/>
    <w:basedOn w:val="Voettekst"/>
    <w:autoRedefine/>
    <w:rsid w:val="00157356"/>
  </w:style>
  <w:style w:type="character" w:styleId="Paginanummer">
    <w:name w:val="page number"/>
    <w:rsid w:val="00157356"/>
  </w:style>
  <w:style w:type="paragraph" w:customStyle="1" w:styleId="Tabelbijlage">
    <w:name w:val="Tabel bijlage"/>
    <w:basedOn w:val="Standaard"/>
    <w:autoRedefine/>
    <w:rsid w:val="00157356"/>
  </w:style>
  <w:style w:type="table" w:styleId="Tabelraster">
    <w:name w:val="Table Grid"/>
    <w:basedOn w:val="Standaardtabel"/>
    <w:rsid w:val="00157356"/>
    <w:pPr>
      <w:spacing w:after="0" w:line="240" w:lineRule="auto"/>
    </w:pPr>
    <w:rPr>
      <w:rFonts w:ascii="Times New Roman" w:hAnsi="Times New Roman" w:cs="Times New Roman"/>
      <w:sz w:val="20"/>
      <w:szCs w:val="20"/>
      <w:lang w:eastAsia="nl-NL"/>
    </w:rPr>
    <w:tblPr/>
  </w:style>
  <w:style w:type="paragraph" w:customStyle="1" w:styleId="Opsomming">
    <w:name w:val="Opsomming"/>
    <w:basedOn w:val="Standaard"/>
    <w:link w:val="OpsommingChar"/>
    <w:qFormat/>
    <w:rsid w:val="008C191D"/>
    <w:pPr>
      <w:numPr>
        <w:numId w:val="1"/>
      </w:numPr>
      <w:ind w:left="284" w:hanging="284"/>
      <w:contextualSpacing/>
    </w:pPr>
  </w:style>
  <w:style w:type="character" w:customStyle="1" w:styleId="OpsommingChar">
    <w:name w:val="Opsomming Char"/>
    <w:basedOn w:val="Standaardalinea-lettertype"/>
    <w:link w:val="Opsomming"/>
    <w:rsid w:val="008C191D"/>
    <w:rPr>
      <w:rFonts w:ascii="Trebuchet MS" w:hAnsi="Trebuchet MS" w:cs="Times New Roman"/>
      <w:sz w:val="20"/>
      <w:szCs w:val="24"/>
      <w:lang w:eastAsia="nl-NL"/>
    </w:rPr>
  </w:style>
  <w:style w:type="paragraph" w:customStyle="1" w:styleId="MsoNormal0">
    <w:name w:val="MsoNormal"/>
    <w:basedOn w:val="Standaard"/>
    <w:rPr>
      <w:rFonts w:ascii="Times New Roman" w:hAnsi="Times New Roman"/>
      <w:sz w:val="24"/>
      <w:lang w:val="en-US" w:eastAsia="en-US"/>
    </w:rPr>
  </w:style>
  <w:style w:type="character" w:customStyle="1" w:styleId="Kop4Char">
    <w:name w:val="Kop 4 Char"/>
    <w:basedOn w:val="Standaardalinea-lettertype"/>
    <w:link w:val="Kop4"/>
    <w:uiPriority w:val="9"/>
    <w:rsid w:val="00816506"/>
    <w:rPr>
      <w:rFonts w:asciiTheme="majorHAnsi" w:eastAsiaTheme="majorEastAsia" w:hAnsiTheme="majorHAnsi" w:cstheme="majorBidi"/>
      <w:i/>
      <w:iCs/>
      <w:color w:val="2F5496" w:themeColor="accent1" w:themeShade="BF"/>
    </w:rPr>
  </w:style>
  <w:style w:type="character" w:styleId="Onopgelostemelding">
    <w:name w:val="Unresolved Mention"/>
    <w:basedOn w:val="Standaardalinea-lettertype"/>
    <w:uiPriority w:val="99"/>
    <w:unhideWhenUsed/>
    <w:rsid w:val="00816506"/>
    <w:rPr>
      <w:color w:val="605E5C"/>
      <w:shd w:val="clear" w:color="auto" w:fill="E1DFDD"/>
    </w:rPr>
  </w:style>
  <w:style w:type="paragraph" w:styleId="Geenafstand">
    <w:name w:val="No Spacing"/>
    <w:uiPriority w:val="1"/>
    <w:qFormat/>
    <w:rsid w:val="00816506"/>
    <w:pPr>
      <w:spacing w:after="0" w:line="240" w:lineRule="auto"/>
    </w:pPr>
    <w:rPr>
      <w:rFonts w:eastAsiaTheme="minorHAnsi"/>
    </w:rPr>
  </w:style>
  <w:style w:type="character" w:styleId="Zwaar">
    <w:name w:val="Strong"/>
    <w:basedOn w:val="Standaardalinea-lettertype"/>
    <w:uiPriority w:val="22"/>
    <w:qFormat/>
    <w:rsid w:val="00816506"/>
    <w:rPr>
      <w:b/>
      <w:bCs/>
    </w:rPr>
  </w:style>
  <w:style w:type="paragraph" w:styleId="Normaalweb">
    <w:name w:val="Normal (Web)"/>
    <w:basedOn w:val="Standaard"/>
    <w:uiPriority w:val="99"/>
    <w:semiHidden/>
    <w:unhideWhenUsed/>
    <w:rsid w:val="00816506"/>
    <w:pPr>
      <w:spacing w:before="100" w:beforeAutospacing="1" w:after="100" w:afterAutospacing="1"/>
    </w:pPr>
    <w:rPr>
      <w:rFonts w:ascii="Times New Roman" w:hAnsi="Times New Roman"/>
      <w:sz w:val="24"/>
    </w:rPr>
  </w:style>
  <w:style w:type="character" w:styleId="Nadruk">
    <w:name w:val="Emphasis"/>
    <w:basedOn w:val="Standaardalinea-lettertype"/>
    <w:uiPriority w:val="20"/>
    <w:qFormat/>
    <w:rsid w:val="00816506"/>
    <w:rPr>
      <w:i/>
      <w:iCs/>
    </w:rPr>
  </w:style>
  <w:style w:type="paragraph" w:styleId="Bijschrift">
    <w:name w:val="caption"/>
    <w:basedOn w:val="Standaard"/>
    <w:next w:val="Standaard"/>
    <w:uiPriority w:val="35"/>
    <w:unhideWhenUsed/>
    <w:qFormat/>
    <w:rsid w:val="00816506"/>
    <w:pPr>
      <w:spacing w:after="200"/>
    </w:pPr>
    <w:rPr>
      <w:rFonts w:asciiTheme="minorHAnsi" w:eastAsiaTheme="minorHAnsi" w:hAnsiTheme="minorHAnsi" w:cstheme="minorBidi"/>
      <w:i/>
      <w:iCs/>
      <w:color w:val="44546A" w:themeColor="text2"/>
      <w:sz w:val="18"/>
      <w:szCs w:val="18"/>
      <w:lang w:eastAsia="en-US"/>
    </w:rPr>
  </w:style>
  <w:style w:type="paragraph" w:styleId="Tekstopmerking">
    <w:name w:val="annotation text"/>
    <w:basedOn w:val="Standaard"/>
    <w:link w:val="TekstopmerkingChar"/>
    <w:uiPriority w:val="99"/>
    <w:unhideWhenUsed/>
    <w:rsid w:val="00816506"/>
    <w:pPr>
      <w:spacing w:after="160"/>
    </w:pPr>
    <w:rPr>
      <w:rFonts w:asciiTheme="minorHAnsi" w:eastAsiaTheme="minorHAnsi" w:hAnsiTheme="minorHAnsi" w:cstheme="minorBidi"/>
      <w:szCs w:val="20"/>
      <w:lang w:eastAsia="en-US"/>
    </w:rPr>
  </w:style>
  <w:style w:type="character" w:customStyle="1" w:styleId="TekstopmerkingChar">
    <w:name w:val="Tekst opmerking Char"/>
    <w:basedOn w:val="Standaardalinea-lettertype"/>
    <w:link w:val="Tekstopmerking"/>
    <w:uiPriority w:val="99"/>
    <w:rsid w:val="00816506"/>
    <w:rPr>
      <w:rFonts w:eastAsiaTheme="minorHAnsi"/>
      <w:sz w:val="20"/>
      <w:szCs w:val="20"/>
    </w:rPr>
  </w:style>
  <w:style w:type="character" w:styleId="Verwijzingopmerking">
    <w:name w:val="annotation reference"/>
    <w:basedOn w:val="Standaardalinea-lettertype"/>
    <w:uiPriority w:val="99"/>
    <w:semiHidden/>
    <w:unhideWhenUsed/>
    <w:rsid w:val="00816506"/>
    <w:rPr>
      <w:sz w:val="16"/>
      <w:szCs w:val="16"/>
    </w:rPr>
  </w:style>
  <w:style w:type="paragraph" w:styleId="Onderwerpvanopmerking">
    <w:name w:val="annotation subject"/>
    <w:basedOn w:val="Tekstopmerking"/>
    <w:next w:val="Tekstopmerking"/>
    <w:link w:val="OnderwerpvanopmerkingChar"/>
    <w:uiPriority w:val="99"/>
    <w:semiHidden/>
    <w:unhideWhenUsed/>
    <w:rsid w:val="00816506"/>
    <w:rPr>
      <w:b/>
      <w:bCs/>
    </w:rPr>
  </w:style>
  <w:style w:type="character" w:customStyle="1" w:styleId="OnderwerpvanopmerkingChar">
    <w:name w:val="Onderwerp van opmerking Char"/>
    <w:basedOn w:val="TekstopmerkingChar"/>
    <w:link w:val="Onderwerpvanopmerking"/>
    <w:uiPriority w:val="99"/>
    <w:semiHidden/>
    <w:rsid w:val="00816506"/>
    <w:rPr>
      <w:rFonts w:eastAsiaTheme="minorHAnsi"/>
      <w:b/>
      <w:bCs/>
      <w:sz w:val="20"/>
      <w:szCs w:val="20"/>
    </w:rPr>
  </w:style>
  <w:style w:type="paragraph" w:styleId="Revisie">
    <w:name w:val="Revision"/>
    <w:hidden/>
    <w:uiPriority w:val="99"/>
    <w:semiHidden/>
    <w:rsid w:val="00CB10B6"/>
    <w:pPr>
      <w:spacing w:after="0" w:line="240" w:lineRule="auto"/>
    </w:pPr>
    <w:rPr>
      <w:rFonts w:ascii="Trebuchet MS" w:hAnsi="Trebuchet MS" w:cs="Times New Roman"/>
      <w:sz w:val="20"/>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openzksbrugt001.iszf.local/"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localhost:8080/" TargetMode="External"/><Relationship Id="rId47" Type="http://schemas.openxmlformats.org/officeDocument/2006/relationships/hyperlink" Target="http://openzksbruga001.iszf.local/" TargetMode="External"/><Relationship Id="rId50" Type="http://schemas.openxmlformats.org/officeDocument/2006/relationships/hyperlink" Target="https://github.com/Sudwest-Fryslan/OpenZaakBrug/tree/vng-referentie-impl" TargetMode="External"/><Relationship Id="rId55" Type="http://schemas.openxmlformats.org/officeDocument/2006/relationships/hyperlink" Target="https://github.com/Sudwest-Fryslan/OpenZaakBrug/tree/vng-referentie-impl" TargetMode="External"/><Relationship Id="rId63" Type="http://schemas.openxmlformats.org/officeDocument/2006/relationships/hyperlink" Target="http://localhost:8080/" TargetMode="External"/><Relationship Id="rId68" Type="http://schemas.openxmlformats.org/officeDocument/2006/relationships/hyperlink" Target="https://github.com/Sudwest-Fryslan/OpenZaakBrug/tree/vng-referentie-impl" TargetMode="External"/><Relationship Id="rId76" Type="http://schemas.openxmlformats.org/officeDocument/2006/relationships/header" Target="header3.xml"/><Relationship Id="rId7" Type="http://schemas.openxmlformats.org/officeDocument/2006/relationships/webSettings" Target="webSettings.xml"/><Relationship Id="rId71" Type="http://schemas.openxmlformats.org/officeDocument/2006/relationships/hyperlink" Target="http://localhost:8080/" TargetMode="External"/><Relationship Id="rId2" Type="http://schemas.openxmlformats.org/officeDocument/2006/relationships/customXml" Target="../customXml/item2.xml"/><Relationship Id="rId16" Type="http://schemas.openxmlformats.org/officeDocument/2006/relationships/hyperlink" Target="https://github.com/Sudwest-Fryslan/OpenZaakBrug/blob/feature-expand/examples/soap/Open-Zaakbrug-soapui-project.xml" TargetMode="External"/><Relationship Id="rId29" Type="http://schemas.openxmlformats.org/officeDocument/2006/relationships/image" Target="media/image16.png"/><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openzksbruga001.iszf.local/" TargetMode="External"/><Relationship Id="rId45" Type="http://schemas.openxmlformats.org/officeDocument/2006/relationships/hyperlink" Target="http://openzksbrugp001.iszf.local/" TargetMode="External"/><Relationship Id="rId53" Type="http://schemas.openxmlformats.org/officeDocument/2006/relationships/hyperlink" Target="http://openzksbrugt001.iszf.local/" TargetMode="External"/><Relationship Id="rId58" Type="http://schemas.openxmlformats.org/officeDocument/2006/relationships/hyperlink" Target="http://localhost:8080/" TargetMode="External"/><Relationship Id="rId66" Type="http://schemas.openxmlformats.org/officeDocument/2006/relationships/hyperlink" Target="https://github.com/Sudwest-Fryslan/OpenZaakBrug/tree/vng-referentie-impl" TargetMode="External"/><Relationship Id="rId74" Type="http://schemas.openxmlformats.org/officeDocument/2006/relationships/footer" Target="footer1.xml"/><Relationship Id="rId79" Type="http://schemas.microsoft.com/office/2011/relationships/people" Target="people.xml"/><Relationship Id="rId5" Type="http://schemas.openxmlformats.org/officeDocument/2006/relationships/styles" Target="styles.xml"/><Relationship Id="rId61" Type="http://schemas.openxmlformats.org/officeDocument/2006/relationships/hyperlink" Target="http://openzksbruga001.iszf.local/"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localhost:8080/" TargetMode="External"/><Relationship Id="rId52" Type="http://schemas.openxmlformats.org/officeDocument/2006/relationships/hyperlink" Target="http://openzksbrugp001.iszf.local/" TargetMode="External"/><Relationship Id="rId60" Type="http://schemas.openxmlformats.org/officeDocument/2006/relationships/hyperlink" Target="http://openzksbrugt001.iszf.local/" TargetMode="External"/><Relationship Id="rId65" Type="http://schemas.openxmlformats.org/officeDocument/2006/relationships/hyperlink" Target="http://localhost:8080/" TargetMode="External"/><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github.com/Sudwest-Fryslan/OpenZaakBrug/tree/vng-referentie-impl" TargetMode="External"/><Relationship Id="rId48" Type="http://schemas.openxmlformats.org/officeDocument/2006/relationships/hyperlink" Target="https://github.com/Sudwest-Fryslan/OpenZaakBrug/tree/vng-referentie-impl" TargetMode="External"/><Relationship Id="rId56" Type="http://schemas.openxmlformats.org/officeDocument/2006/relationships/hyperlink" Target="http://localhost:8080/" TargetMode="External"/><Relationship Id="rId64" Type="http://schemas.openxmlformats.org/officeDocument/2006/relationships/hyperlink" Target="https://github.com/Sudwest-Fryslan/OpenZaakBrug/tree/vng-referentie-impl" TargetMode="External"/><Relationship Id="rId69" Type="http://schemas.openxmlformats.org/officeDocument/2006/relationships/hyperlink" Target="http://localhost:8080/" TargetMode="External"/><Relationship Id="rId77"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hyperlink" Target="http://localhost:8080/" TargetMode="External"/><Relationship Id="rId72" Type="http://schemas.openxmlformats.org/officeDocument/2006/relationships/header" Target="header1.xml"/><Relationship Id="rId80"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openzksbrugp001.iszf.local/" TargetMode="External"/><Relationship Id="rId46" Type="http://schemas.openxmlformats.org/officeDocument/2006/relationships/hyperlink" Target="http://openzksbrugt001.iszf.local/" TargetMode="External"/><Relationship Id="rId59" Type="http://schemas.openxmlformats.org/officeDocument/2006/relationships/hyperlink" Target="http://openzksbrugp001.iszf.local/" TargetMode="External"/><Relationship Id="rId67" Type="http://schemas.openxmlformats.org/officeDocument/2006/relationships/hyperlink" Target="http://localhost:8080/" TargetMode="External"/><Relationship Id="rId20" Type="http://schemas.openxmlformats.org/officeDocument/2006/relationships/image" Target="media/image7.png"/><Relationship Id="rId41" Type="http://schemas.openxmlformats.org/officeDocument/2006/relationships/hyperlink" Target="https://github.com/Sudwest-Fryslan/OpenZaakBrug/tree/vng-referentie-impl" TargetMode="External"/><Relationship Id="rId54" Type="http://schemas.openxmlformats.org/officeDocument/2006/relationships/hyperlink" Target="http://openzksbruga001.iszf.local/" TargetMode="External"/><Relationship Id="rId62" Type="http://schemas.openxmlformats.org/officeDocument/2006/relationships/hyperlink" Target="https://github.com/Sudwest-Fryslan/OpenZaakBrug/tree/vng-referentie-impl" TargetMode="External"/><Relationship Id="rId70" Type="http://schemas.openxmlformats.org/officeDocument/2006/relationships/hyperlink" Target="https://github.com/Sudwest-Fryslan/OpenZaakBrug/tree/feature-expand"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localhost:8080/" TargetMode="External"/><Relationship Id="rId57" Type="http://schemas.openxmlformats.org/officeDocument/2006/relationships/hyperlink" Target="https://github.com/Sudwest-Fryslan/OpenZaakBrug/tree/vng-referentie-imp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5.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EFD4B97DA47D40A9F25060878D5BBC" ma:contentTypeVersion="14" ma:contentTypeDescription="Een nieuw document maken." ma:contentTypeScope="" ma:versionID="82d69354020886fcfb0be4c0885bcac5">
  <xsd:schema xmlns:xsd="http://www.w3.org/2001/XMLSchema" xmlns:xs="http://www.w3.org/2001/XMLSchema" xmlns:p="http://schemas.microsoft.com/office/2006/metadata/properties" xmlns:ns2="6f7d4218-6ae4-414e-baa3-46eaa336661c" xmlns:ns3="f89b76e9-2f7a-489b-bb0b-4020b8a09764" targetNamespace="http://schemas.microsoft.com/office/2006/metadata/properties" ma:root="true" ma:fieldsID="954de1e79b3cde7f286fc9c9775e98f5" ns2:_="" ns3:_="">
    <xsd:import namespace="6f7d4218-6ae4-414e-baa3-46eaa336661c"/>
    <xsd:import namespace="f89b76e9-2f7a-489b-bb0b-4020b8a0976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d4218-6ae4-414e-baa3-46eaa33666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1d9e94c1-59b7-41b5-a1b6-9022960c21a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9b76e9-2f7a-489b-bb0b-4020b8a0976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0c03527-b21a-4cde-ba2c-be46ed45dcee}" ma:internalName="TaxCatchAll" ma:showField="CatchAllData" ma:web="f89b76e9-2f7a-489b-bb0b-4020b8a0976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7d4218-6ae4-414e-baa3-46eaa336661c">
      <Terms xmlns="http://schemas.microsoft.com/office/infopath/2007/PartnerControls"/>
    </lcf76f155ced4ddcb4097134ff3c332f>
    <TaxCatchAll xmlns="f89b76e9-2f7a-489b-bb0b-4020b8a09764" xsi:nil="true"/>
  </documentManagement>
</p:properties>
</file>

<file path=customXml/itemProps1.xml><?xml version="1.0" encoding="utf-8"?>
<ds:datastoreItem xmlns:ds="http://schemas.openxmlformats.org/officeDocument/2006/customXml" ds:itemID="{7FCD52DC-A4DC-4F65-A5C1-EA6CB41A0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d4218-6ae4-414e-baa3-46eaa336661c"/>
    <ds:schemaRef ds:uri="f89b76e9-2f7a-489b-bb0b-4020b8a097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99F4FB-4FF5-4EA7-A646-255285829BB1}">
  <ds:schemaRefs>
    <ds:schemaRef ds:uri="http://schemas.microsoft.com/sharepoint/v3/contenttype/forms"/>
  </ds:schemaRefs>
</ds:datastoreItem>
</file>

<file path=customXml/itemProps3.xml><?xml version="1.0" encoding="utf-8"?>
<ds:datastoreItem xmlns:ds="http://schemas.openxmlformats.org/officeDocument/2006/customXml" ds:itemID="{6FE810BF-8ADD-4CE6-9B98-2C56AD85063D}">
  <ds:schemaRefs>
    <ds:schemaRef ds:uri="http://schemas.microsoft.com/office/2006/metadata/properties"/>
    <ds:schemaRef ds:uri="http://schemas.microsoft.com/office/infopath/2007/PartnerControls"/>
    <ds:schemaRef ds:uri="6f7d4218-6ae4-414e-baa3-46eaa336661c"/>
    <ds:schemaRef ds:uri="f89b76e9-2f7a-489b-bb0b-4020b8a09764"/>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72567</Words>
  <Characters>399122</Characters>
  <Application>Microsoft Office Word</Application>
  <DocSecurity>0</DocSecurity>
  <Lines>3326</Lines>
  <Paragraphs>941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Witteveen, Eduard</dc:creator>
  <cp:lastModifiedBy>Eduard Witteveen</cp:lastModifiedBy>
  <cp:revision>6</cp:revision>
  <dcterms:created xsi:type="dcterms:W3CDTF">2024-11-28T07:40:00Z</dcterms:created>
  <dcterms:modified xsi:type="dcterms:W3CDTF">2024-12-02T14:04:00Z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SA_OBJECTYPE">
    <vt:lpwstr>S</vt:lpwstr>
  </property>
  <property fmtid="{D5CDD505-2E9C-101B-9397-08002B2CF9AE}" pid="3" name="ContentTypeId">
    <vt:lpwstr>0x010100E9EFD4B97DA47D40A9F25060878D5BBC</vt:lpwstr>
  </property>
  <property fmtid="{D5CDD505-2E9C-101B-9397-08002B2CF9AE}" pid="4" name="MediaServiceImageTags">
    <vt:lpwstr/>
  </property>
  <property fmtid="{D5CDD505-2E9C-101B-9397-08002B2CF9AE}" pid="5" name="CORSA_GUID">
    <vt:lpwstr>d60bcda4-f02e-88a7-cf14-6a0700123f5f</vt:lpwstr>
  </property>
  <property fmtid="{D5CDD505-2E9C-101B-9397-08002B2CF9AE}" pid="6" name="CORSA_OBJECTTYPE">
    <vt:lpwstr>S</vt:lpwstr>
  </property>
  <property fmtid="{D5CDD505-2E9C-101B-9397-08002B2CF9AE}" pid="7" name="CORSA_OBJECTID">
    <vt:lpwstr>O24.003098</vt:lpwstr>
  </property>
  <property fmtid="{D5CDD505-2E9C-101B-9397-08002B2CF9AE}" pid="8" name="CORSA_VERSION">
    <vt:lpwstr>2</vt:lpwstr>
  </property>
</Properties>
</file>